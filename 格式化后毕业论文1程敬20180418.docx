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470" w:rsidRDefault="0027796B">
      <w:pPr>
        <w:pStyle w:val="a9"/>
        <w:spacing w:line="480" w:lineRule="atLeast"/>
        <w:jc w:val="center"/>
        <w:rPr>
          <w:sz w:val="32"/>
          <w:szCs w:val="32"/>
        </w:rPr>
      </w:pPr>
      <w:bookmarkStart w:id="0" w:name="_Toc535244457"/>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0" o:spid="_x0000_s1174" type="#_x0000_t75" style="position:absolute;left:0;text-align:left;margin-left:0;margin-top:56.7pt;width:289.05pt;height:67.2pt;z-index:1;mso-wrap-style:square;mso-position-horizontal:center;mso-position-horizontal-relative:margin;mso-position-vertical-relative:margin">
            <v:imagedata r:id="rId9" o:title="txjtu" gain="0" blacklevel="-.5"/>
            <w10:wrap type="topAndBottom" anchorx="margin" anchory="margin"/>
          </v:shape>
        </w:pict>
      </w:r>
      <w:ins w:id="1" w:author="Windows 用户" w:date="2018-04-19T15:22:00Z">
        <w:r w:rsidR="000A7DFD">
          <w:rPr>
            <w:rFonts w:hint="eastAsia"/>
            <w:sz w:val="32"/>
            <w:szCs w:val="32"/>
          </w:rPr>
          <w:t xml:space="preserve"> </w:t>
        </w:r>
      </w:ins>
    </w:p>
    <w:p w:rsidR="00740470" w:rsidRDefault="00740470">
      <w:pPr>
        <w:pStyle w:val="a9"/>
        <w:spacing w:line="480" w:lineRule="atLeast"/>
        <w:jc w:val="center"/>
        <w:rPr>
          <w:sz w:val="32"/>
          <w:szCs w:val="32"/>
        </w:rPr>
      </w:pPr>
    </w:p>
    <w:p w:rsidR="00740470" w:rsidRDefault="00740470">
      <w:pPr>
        <w:pStyle w:val="a9"/>
        <w:spacing w:beforeLines="200" w:before="480" w:line="480" w:lineRule="atLeast"/>
        <w:jc w:val="center"/>
        <w:rPr>
          <w:sz w:val="44"/>
          <w:szCs w:val="44"/>
        </w:rPr>
      </w:pPr>
      <w:r>
        <w:rPr>
          <w:rFonts w:hint="eastAsia"/>
          <w:sz w:val="44"/>
          <w:szCs w:val="44"/>
        </w:rPr>
        <w:t>硕士学位论文</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5B1316">
      <w:pPr>
        <w:pStyle w:val="a9"/>
        <w:spacing w:line="480" w:lineRule="atLeast"/>
        <w:jc w:val="center"/>
        <w:rPr>
          <w:sz w:val="32"/>
          <w:szCs w:val="32"/>
        </w:rPr>
      </w:pPr>
      <w:r w:rsidRPr="005B1316">
        <w:rPr>
          <w:rFonts w:hint="eastAsia"/>
          <w:b/>
          <w:sz w:val="32"/>
          <w:szCs w:val="32"/>
        </w:rPr>
        <w:t>基于多标签分类的心血管疾病预测模型研究与应用</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5B1316" w:rsidRPr="005B1316">
        <w:rPr>
          <w:rFonts w:hAnsi="宋体" w:hint="eastAsia"/>
          <w:sz w:val="32"/>
          <w:szCs w:val="32"/>
        </w:rPr>
        <w:t>程敬</w:t>
      </w:r>
    </w:p>
    <w:p w:rsidR="00740470" w:rsidRDefault="00740470">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005B1316" w:rsidRPr="005B1316">
        <w:rPr>
          <w:rFonts w:hint="eastAsia"/>
          <w:sz w:val="32"/>
          <w:szCs w:val="32"/>
        </w:rPr>
        <w:t>魏恒义高工</w:t>
      </w:r>
    </w:p>
    <w:p w:rsidR="00740470" w:rsidRDefault="00740470">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sidR="005B1316">
        <w:rPr>
          <w:rFonts w:hAnsi="宋体" w:hint="eastAsia"/>
          <w:sz w:val="32"/>
          <w:szCs w:val="32"/>
        </w:rPr>
        <w:t>计算机技术</w:t>
      </w:r>
    </w:p>
    <w:p w:rsidR="00740470" w:rsidRDefault="005B1316">
      <w:pPr>
        <w:spacing w:beforeLines="100" w:before="240" w:afterLines="100" w:after="240"/>
        <w:ind w:firstLineChars="0" w:firstLine="0"/>
        <w:jc w:val="center"/>
        <w:rPr>
          <w:sz w:val="32"/>
          <w:szCs w:val="32"/>
        </w:rPr>
      </w:pPr>
      <w:r>
        <w:rPr>
          <w:rFonts w:hint="eastAsia"/>
          <w:sz w:val="32"/>
          <w:szCs w:val="32"/>
        </w:rPr>
        <w:t>2018</w:t>
      </w:r>
      <w:r w:rsidR="00740470">
        <w:rPr>
          <w:rFonts w:hAnsi="宋体"/>
          <w:sz w:val="32"/>
          <w:szCs w:val="32"/>
        </w:rPr>
        <w:t>年</w:t>
      </w:r>
      <w:del w:id="2" w:author="weihy2018" w:date="2018-04-19T08:22:00Z">
        <w:r w:rsidDel="00B57DD8">
          <w:rPr>
            <w:rFonts w:hint="eastAsia"/>
            <w:sz w:val="32"/>
            <w:szCs w:val="32"/>
          </w:rPr>
          <w:delText>6</w:delText>
        </w:r>
      </w:del>
      <w:ins w:id="3" w:author="weihy2018" w:date="2018-04-19T08:22:00Z">
        <w:del w:id="4" w:author="Windows 用户" w:date="2018-04-19T15:23:00Z">
          <w:r w:rsidR="00B57DD8" w:rsidDel="000A7DFD">
            <w:rPr>
              <w:rFonts w:hint="eastAsia"/>
              <w:sz w:val="32"/>
              <w:szCs w:val="32"/>
            </w:rPr>
            <w:delText>5</w:delText>
          </w:r>
        </w:del>
      </w:ins>
      <w:r w:rsidR="00740470">
        <w:rPr>
          <w:rFonts w:hAnsi="宋体"/>
          <w:sz w:val="32"/>
          <w:szCs w:val="32"/>
        </w:rPr>
        <w:t>月</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pPr>
    </w:p>
    <w:p w:rsidR="00740470" w:rsidRDefault="00740470">
      <w:pPr>
        <w:ind w:firstLine="480"/>
        <w:sectPr w:rsidR="00740470">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720"/>
          <w:titlePg/>
          <w:docGrid w:linePitch="384" w:charSpace="7430"/>
        </w:sect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5B1316">
      <w:pPr>
        <w:ind w:firstLineChars="0" w:firstLine="0"/>
        <w:jc w:val="center"/>
        <w:rPr>
          <w:sz w:val="32"/>
          <w:szCs w:val="32"/>
        </w:rPr>
      </w:pPr>
      <w:r>
        <w:rPr>
          <w:b/>
          <w:sz w:val="32"/>
          <w:szCs w:val="32"/>
        </w:rPr>
        <w:t xml:space="preserve">Research and </w:t>
      </w:r>
      <w:r>
        <w:rPr>
          <w:rFonts w:hint="eastAsia"/>
          <w:b/>
          <w:sz w:val="32"/>
          <w:szCs w:val="32"/>
        </w:rPr>
        <w:t>A</w:t>
      </w:r>
      <w:r>
        <w:rPr>
          <w:b/>
          <w:sz w:val="32"/>
          <w:szCs w:val="32"/>
        </w:rPr>
        <w:t xml:space="preserve">pplication of </w:t>
      </w:r>
      <w:r>
        <w:rPr>
          <w:rFonts w:hint="eastAsia"/>
          <w:b/>
          <w:sz w:val="32"/>
          <w:szCs w:val="32"/>
        </w:rPr>
        <w:t>P</w:t>
      </w:r>
      <w:r>
        <w:rPr>
          <w:b/>
          <w:sz w:val="32"/>
          <w:szCs w:val="32"/>
        </w:rPr>
        <w:t xml:space="preserve">rediction </w:t>
      </w:r>
      <w:r>
        <w:rPr>
          <w:rFonts w:hint="eastAsia"/>
          <w:b/>
          <w:sz w:val="32"/>
          <w:szCs w:val="32"/>
        </w:rPr>
        <w:t>M</w:t>
      </w:r>
      <w:r>
        <w:rPr>
          <w:b/>
          <w:sz w:val="32"/>
          <w:szCs w:val="32"/>
        </w:rPr>
        <w:t xml:space="preserve">odel of </w:t>
      </w:r>
      <w:r>
        <w:rPr>
          <w:rFonts w:hint="eastAsia"/>
          <w:b/>
          <w:sz w:val="32"/>
          <w:szCs w:val="32"/>
        </w:rPr>
        <w:t>C</w:t>
      </w:r>
      <w:r>
        <w:rPr>
          <w:b/>
          <w:sz w:val="32"/>
          <w:szCs w:val="32"/>
        </w:rPr>
        <w:t xml:space="preserve">ardiovascular disease based on </w:t>
      </w:r>
      <w:r>
        <w:rPr>
          <w:rFonts w:hint="eastAsia"/>
          <w:b/>
          <w:sz w:val="32"/>
          <w:szCs w:val="32"/>
        </w:rPr>
        <w:t>M</w:t>
      </w:r>
      <w:r>
        <w:rPr>
          <w:b/>
          <w:sz w:val="32"/>
          <w:szCs w:val="32"/>
        </w:rPr>
        <w:t xml:space="preserve">ulti-label </w:t>
      </w:r>
      <w:r>
        <w:rPr>
          <w:rFonts w:hint="eastAsia"/>
          <w:b/>
          <w:sz w:val="32"/>
          <w:szCs w:val="32"/>
        </w:rPr>
        <w:t>C</w:t>
      </w:r>
      <w:r w:rsidRPr="005B1316">
        <w:rPr>
          <w:b/>
          <w:sz w:val="32"/>
          <w:szCs w:val="32"/>
        </w:rPr>
        <w:t>lassification</w:t>
      </w: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spacing w:line="360" w:lineRule="auto"/>
        <w:ind w:firstLineChars="0" w:firstLine="0"/>
        <w:jc w:val="center"/>
        <w:rPr>
          <w:sz w:val="32"/>
          <w:szCs w:val="32"/>
        </w:rPr>
      </w:pPr>
      <w:r>
        <w:rPr>
          <w:rFonts w:hint="eastAsia"/>
          <w:sz w:val="32"/>
          <w:szCs w:val="32"/>
        </w:rPr>
        <w:t>A thesis submitted to</w:t>
      </w:r>
    </w:p>
    <w:p w:rsidR="00740470" w:rsidRDefault="00740470">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740470" w:rsidRDefault="00740470">
      <w:pPr>
        <w:spacing w:line="360" w:lineRule="auto"/>
        <w:ind w:firstLineChars="0" w:firstLine="0"/>
        <w:jc w:val="center"/>
        <w:rPr>
          <w:sz w:val="32"/>
          <w:szCs w:val="32"/>
        </w:rPr>
      </w:pPr>
      <w:r>
        <w:rPr>
          <w:rFonts w:hint="eastAsia"/>
          <w:sz w:val="32"/>
          <w:szCs w:val="32"/>
        </w:rPr>
        <w:t>in partial fulfillment of the requirements</w:t>
      </w:r>
    </w:p>
    <w:p w:rsidR="00740470" w:rsidRDefault="00740470">
      <w:pPr>
        <w:spacing w:line="360" w:lineRule="auto"/>
        <w:ind w:firstLineChars="0" w:firstLine="0"/>
        <w:jc w:val="center"/>
        <w:rPr>
          <w:sz w:val="32"/>
          <w:szCs w:val="32"/>
        </w:rPr>
      </w:pPr>
      <w:r>
        <w:rPr>
          <w:rFonts w:hint="eastAsia"/>
          <w:sz w:val="32"/>
          <w:szCs w:val="32"/>
        </w:rPr>
        <w:t>for the degree of</w:t>
      </w:r>
    </w:p>
    <w:p w:rsidR="00740470" w:rsidRDefault="005B1316">
      <w:pPr>
        <w:ind w:firstLineChars="0" w:firstLine="0"/>
        <w:jc w:val="center"/>
        <w:rPr>
          <w:sz w:val="32"/>
          <w:szCs w:val="32"/>
        </w:rPr>
      </w:pPr>
      <w:r w:rsidRPr="005B1316">
        <w:rPr>
          <w:sz w:val="32"/>
          <w:szCs w:val="32"/>
        </w:rPr>
        <w:t>Master of Engineering</w:t>
      </w: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740470" w:rsidRDefault="00740470">
      <w:pPr>
        <w:spacing w:line="360" w:lineRule="auto"/>
        <w:ind w:firstLineChars="0" w:firstLine="0"/>
        <w:jc w:val="center"/>
        <w:rPr>
          <w:sz w:val="32"/>
          <w:szCs w:val="32"/>
        </w:rPr>
      </w:pPr>
      <w:r>
        <w:rPr>
          <w:rFonts w:hint="eastAsia"/>
          <w:sz w:val="32"/>
          <w:szCs w:val="32"/>
        </w:rPr>
        <w:t>By</w:t>
      </w:r>
    </w:p>
    <w:p w:rsidR="005B1316" w:rsidRDefault="005B1316">
      <w:pPr>
        <w:spacing w:line="360" w:lineRule="auto"/>
        <w:ind w:firstLineChars="0" w:firstLine="0"/>
        <w:jc w:val="center"/>
        <w:rPr>
          <w:sz w:val="32"/>
          <w:szCs w:val="32"/>
        </w:rPr>
      </w:pPr>
      <w:r>
        <w:rPr>
          <w:sz w:val="32"/>
          <w:szCs w:val="32"/>
        </w:rPr>
        <w:t xml:space="preserve">Jing </w:t>
      </w:r>
      <w:r>
        <w:rPr>
          <w:rFonts w:hint="eastAsia"/>
          <w:sz w:val="32"/>
          <w:szCs w:val="32"/>
        </w:rPr>
        <w:t>C</w:t>
      </w:r>
      <w:r w:rsidRPr="005B1316">
        <w:rPr>
          <w:sz w:val="32"/>
          <w:szCs w:val="32"/>
        </w:rPr>
        <w:t>heng</w:t>
      </w:r>
    </w:p>
    <w:p w:rsidR="00740470" w:rsidRDefault="005B1316">
      <w:pPr>
        <w:spacing w:line="360" w:lineRule="auto"/>
        <w:ind w:firstLineChars="0" w:firstLine="0"/>
        <w:jc w:val="center"/>
        <w:rPr>
          <w:sz w:val="32"/>
          <w:szCs w:val="32"/>
        </w:rPr>
      </w:pPr>
      <w:r>
        <w:rPr>
          <w:rFonts w:hint="eastAsia"/>
          <w:sz w:val="32"/>
          <w:szCs w:val="32"/>
        </w:rPr>
        <w:t xml:space="preserve">Supervisor: </w:t>
      </w:r>
      <w:r w:rsidRPr="005B1316">
        <w:rPr>
          <w:sz w:val="32"/>
          <w:szCs w:val="32"/>
        </w:rPr>
        <w:t>S.E.Hengyi Wei</w:t>
      </w:r>
    </w:p>
    <w:p w:rsidR="005B1316" w:rsidRDefault="005B1316">
      <w:pPr>
        <w:spacing w:line="360" w:lineRule="auto"/>
        <w:ind w:firstLineChars="0" w:firstLine="0"/>
        <w:jc w:val="center"/>
        <w:rPr>
          <w:sz w:val="32"/>
          <w:szCs w:val="32"/>
        </w:rPr>
      </w:pPr>
      <w:r>
        <w:rPr>
          <w:rFonts w:hint="eastAsia"/>
          <w:sz w:val="32"/>
          <w:szCs w:val="32"/>
        </w:rPr>
        <w:t>(</w:t>
      </w:r>
      <w:r w:rsidRPr="005B1316">
        <w:rPr>
          <w:sz w:val="32"/>
          <w:szCs w:val="32"/>
        </w:rPr>
        <w:t>Computer Technology</w:t>
      </w:r>
      <w:r w:rsidR="00BF4FF2">
        <w:rPr>
          <w:rFonts w:hint="eastAsia"/>
          <w:sz w:val="32"/>
          <w:szCs w:val="32"/>
        </w:rPr>
        <w:t>)</w:t>
      </w:r>
    </w:p>
    <w:p w:rsidR="00740470" w:rsidRDefault="00B57DD8">
      <w:pPr>
        <w:ind w:firstLineChars="0" w:firstLine="0"/>
        <w:jc w:val="center"/>
        <w:rPr>
          <w:sz w:val="32"/>
          <w:szCs w:val="32"/>
        </w:rPr>
      </w:pPr>
      <w:ins w:id="5" w:author="weihy2018" w:date="2018-04-19T08:23:00Z">
        <w:r w:rsidRPr="00B57DD8">
          <w:rPr>
            <w:sz w:val="32"/>
            <w:szCs w:val="32"/>
            <w:rPrChange w:id="6" w:author="weihy2018" w:date="2018-04-19T08:23:00Z">
              <w:rPr>
                <w:rStyle w:val="af7"/>
                <w:rFonts w:ascii="Arial" w:hAnsi="Arial" w:cs="Arial"/>
                <w:i w:val="0"/>
                <w:iCs w:val="0"/>
                <w:color w:val="CC0000"/>
                <w:sz w:val="20"/>
                <w:szCs w:val="20"/>
                <w:shd w:val="clear" w:color="auto" w:fill="FFFFFF"/>
              </w:rPr>
            </w:rPrChange>
          </w:rPr>
          <w:t>May</w:t>
        </w:r>
      </w:ins>
      <w:del w:id="7" w:author="weihy2018" w:date="2018-04-19T08:23:00Z">
        <w:r w:rsidR="00BF4FF2" w:rsidRPr="00BF4FF2" w:rsidDel="00B57DD8">
          <w:rPr>
            <w:sz w:val="32"/>
            <w:szCs w:val="32"/>
          </w:rPr>
          <w:delText>June</w:delText>
        </w:r>
      </w:del>
      <w:r w:rsidR="00BF4FF2" w:rsidRPr="00BF4FF2">
        <w:rPr>
          <w:sz w:val="32"/>
          <w:szCs w:val="32"/>
        </w:rPr>
        <w:t xml:space="preserve"> 2018</w:t>
      </w: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rsidP="00B370EE">
      <w:pPr>
        <w:ind w:firstLineChars="0" w:firstLine="0"/>
        <w:rPr>
          <w:sz w:val="32"/>
          <w:szCs w:val="32"/>
        </w:rPr>
      </w:pPr>
    </w:p>
    <w:p w:rsidR="00740470" w:rsidRDefault="00740470">
      <w:pPr>
        <w:ind w:firstLineChars="0" w:firstLine="0"/>
        <w:jc w:val="center"/>
        <w:rPr>
          <w:sz w:val="32"/>
          <w:szCs w:val="32"/>
        </w:rPr>
        <w:sectPr w:rsidR="00740470">
          <w:headerReference w:type="even" r:id="rId16"/>
          <w:footerReference w:type="even" r:id="rId17"/>
          <w:footerReference w:type="first" r:id="rId18"/>
          <w:type w:val="oddPage"/>
          <w:pgSz w:w="11907" w:h="16840"/>
          <w:pgMar w:top="1701" w:right="1474" w:bottom="1418" w:left="1474" w:header="1134" w:footer="992" w:gutter="0"/>
          <w:pgNumType w:fmt="upperRoman"/>
          <w:cols w:space="720"/>
          <w:titlePg/>
          <w:docGrid w:linePitch="384" w:charSpace="7430"/>
        </w:sectPr>
      </w:pPr>
    </w:p>
    <w:p w:rsidR="00740470" w:rsidRDefault="00740470">
      <w:pPr>
        <w:ind w:firstLineChars="0" w:firstLine="0"/>
        <w:jc w:val="left"/>
        <w:rPr>
          <w:b/>
        </w:rPr>
      </w:pPr>
      <w:bookmarkStart w:id="8" w:name="_Toc34995160"/>
      <w:r>
        <w:rPr>
          <w:rFonts w:ascii="宋体" w:hAnsi="宋体" w:cs="宋体" w:hint="eastAsia"/>
          <w:b/>
        </w:rPr>
        <w:lastRenderedPageBreak/>
        <w:t>论文题目</w:t>
      </w:r>
      <w:r>
        <w:rPr>
          <w:b/>
        </w:rPr>
        <w:t>：</w:t>
      </w:r>
      <w:r w:rsidR="00BF4FF2" w:rsidRPr="00BF4FF2">
        <w:rPr>
          <w:rFonts w:hint="eastAsia"/>
          <w:b/>
        </w:rPr>
        <w:t>基于多标签分类的心血管疾病预测模型研究与应用</w:t>
      </w:r>
    </w:p>
    <w:p w:rsidR="00740470" w:rsidRDefault="00740470">
      <w:pPr>
        <w:ind w:firstLineChars="0" w:firstLine="0"/>
        <w:jc w:val="left"/>
        <w:rPr>
          <w:b/>
        </w:rPr>
      </w:pPr>
      <w:r>
        <w:rPr>
          <w:rFonts w:hint="eastAsia"/>
          <w:b/>
        </w:rPr>
        <w:t>类别（领域）</w:t>
      </w:r>
      <w:r>
        <w:rPr>
          <w:b/>
        </w:rPr>
        <w:t>：</w:t>
      </w:r>
      <w:r w:rsidR="00BF4FF2">
        <w:rPr>
          <w:rFonts w:hint="eastAsia"/>
          <w:b/>
        </w:rPr>
        <w:t>计算机技术</w:t>
      </w:r>
    </w:p>
    <w:p w:rsidR="00740470" w:rsidRDefault="00740470">
      <w:pPr>
        <w:ind w:firstLineChars="0" w:firstLine="0"/>
        <w:jc w:val="left"/>
        <w:rPr>
          <w:b/>
        </w:rPr>
      </w:pPr>
      <w:r>
        <w:rPr>
          <w:rFonts w:hint="eastAsia"/>
          <w:b/>
        </w:rPr>
        <w:t>学位申请人</w:t>
      </w:r>
      <w:r>
        <w:rPr>
          <w:b/>
        </w:rPr>
        <w:t>：</w:t>
      </w:r>
      <w:r w:rsidR="00BF4FF2">
        <w:rPr>
          <w:rFonts w:hint="eastAsia"/>
          <w:b/>
        </w:rPr>
        <w:t>程敬</w:t>
      </w:r>
    </w:p>
    <w:p w:rsidR="00740470" w:rsidRDefault="00740470">
      <w:pPr>
        <w:ind w:firstLineChars="0" w:firstLine="0"/>
        <w:jc w:val="left"/>
        <w:rPr>
          <w:b/>
        </w:rPr>
      </w:pPr>
      <w:r>
        <w:rPr>
          <w:b/>
        </w:rPr>
        <w:t>指导教师：</w:t>
      </w:r>
      <w:r w:rsidR="00BF4FF2">
        <w:rPr>
          <w:rFonts w:hint="eastAsia"/>
          <w:b/>
        </w:rPr>
        <w:t>魏恒义</w:t>
      </w:r>
      <w:r w:rsidR="00BF4FF2">
        <w:rPr>
          <w:rFonts w:hint="eastAsia"/>
          <w:b/>
        </w:rPr>
        <w:t xml:space="preserve"> </w:t>
      </w:r>
      <w:r w:rsidR="00BF4FF2">
        <w:rPr>
          <w:rFonts w:hint="eastAsia"/>
          <w:b/>
        </w:rPr>
        <w:t>高工</w:t>
      </w:r>
    </w:p>
    <w:p w:rsidR="00740470" w:rsidRDefault="00740470">
      <w:pPr>
        <w:spacing w:beforeLines="200" w:before="480" w:afterLines="100" w:after="240"/>
        <w:ind w:firstLineChars="0" w:firstLine="0"/>
        <w:jc w:val="center"/>
        <w:rPr>
          <w:sz w:val="32"/>
          <w:szCs w:val="32"/>
        </w:rPr>
      </w:pPr>
      <w:bookmarkStart w:id="9" w:name="_Toc156290948"/>
      <w:bookmarkStart w:id="10" w:name="_Toc156291003"/>
      <w:bookmarkStart w:id="11" w:name="_Toc156291138"/>
      <w:bookmarkStart w:id="12" w:name="_Toc156291990"/>
      <w:bookmarkStart w:id="13" w:name="_Toc156292241"/>
      <w:bookmarkStart w:id="14" w:name="_Toc156292341"/>
      <w:bookmarkStart w:id="15" w:name="_Toc156292612"/>
      <w:bookmarkStart w:id="16" w:name="_Toc156316882"/>
      <w:bookmarkStart w:id="17" w:name="_Toc160891962"/>
      <w:bookmarkStart w:id="18" w:name="_Toc163533792"/>
      <w:bookmarkStart w:id="19" w:name="_Toc163534517"/>
      <w:bookmarkStart w:id="20" w:name="_Toc163534798"/>
      <w:bookmarkStart w:id="21" w:name="_Toc163534838"/>
      <w:bookmarkStart w:id="22" w:name="_Toc163979241"/>
      <w:bookmarkStart w:id="23" w:name="_Toc175668068"/>
      <w:bookmarkStart w:id="24" w:name="_Toc176534948"/>
      <w:bookmarkStart w:id="25" w:name="_Toc176754252"/>
      <w:bookmarkStart w:id="26" w:name="_Toc176754562"/>
      <w:bookmarkStart w:id="27" w:name="_Toc176754847"/>
      <w:bookmarkStart w:id="28" w:name="_Toc176754954"/>
      <w:bookmarkStart w:id="29" w:name="_Toc176755014"/>
      <w:bookmarkStart w:id="30" w:name="_Toc176755151"/>
      <w:bookmarkStart w:id="31" w:name="_Toc176755198"/>
      <w:bookmarkStart w:id="32" w:name="_Toc176946083"/>
      <w:bookmarkStart w:id="33" w:name="_Toc176946403"/>
      <w:bookmarkStart w:id="34" w:name="_Toc177998622"/>
      <w:bookmarkStart w:id="35" w:name="_Toc177998742"/>
      <w:bookmarkStart w:id="36" w:name="_Toc178419012"/>
      <w:bookmarkStart w:id="37" w:name="_Toc178958404"/>
      <w:bookmarkStart w:id="38" w:name="_Toc179176260"/>
      <w:bookmarkStart w:id="39" w:name="_Toc156059698"/>
      <w:bookmarkStart w:id="40" w:name="_Toc156054417"/>
      <w:r>
        <w:rPr>
          <w:rFonts w:hint="eastAsia"/>
          <w:sz w:val="32"/>
          <w:szCs w:val="32"/>
        </w:rPr>
        <w:t>摘</w:t>
      </w:r>
      <w:r>
        <w:rPr>
          <w:rFonts w:hint="eastAsia"/>
          <w:sz w:val="32"/>
          <w:szCs w:val="32"/>
        </w:rPr>
        <w:t xml:space="preserve">  </w:t>
      </w:r>
      <w:r>
        <w:rPr>
          <w:rFonts w:hint="eastAsia"/>
          <w:sz w:val="32"/>
          <w:szCs w:val="32"/>
        </w:rPr>
        <w:t>要</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bookmarkEnd w:id="8"/>
    <w:p w:rsidR="00BF4FF2" w:rsidRDefault="00BF4FF2" w:rsidP="00BF4FF2">
      <w:pPr>
        <w:ind w:firstLine="480"/>
      </w:pPr>
      <w:r>
        <w:rPr>
          <w:rFonts w:hint="eastAsia"/>
        </w:rPr>
        <w:t>心血管疾病是一种严重威胁人类的常见病，具有高患病率、高致残率和高死亡率的特点，所以做到早预测，早治疗，提高心血管病患者的生存率显得极其重要。</w:t>
      </w:r>
      <w:ins w:id="41" w:author="weihy2018" w:date="2018-04-19T08:25:00Z">
        <w:r w:rsidR="00B57DD8">
          <w:rPr>
            <w:rFonts w:hint="eastAsia"/>
          </w:rPr>
          <w:t>本文根据临床数据中</w:t>
        </w:r>
      </w:ins>
      <w:ins w:id="42" w:author="weihy2018" w:date="2018-04-19T08:26:00Z">
        <w:r w:rsidR="00B57DD8">
          <w:rPr>
            <w:rFonts w:hint="eastAsia"/>
          </w:rPr>
          <w:t>疾病症状</w:t>
        </w:r>
      </w:ins>
      <w:del w:id="43" w:author="weihy2018" w:date="2018-04-19T08:26:00Z">
        <w:r w:rsidDel="00B57DD8">
          <w:rPr>
            <w:rFonts w:hint="eastAsia"/>
          </w:rPr>
          <w:delText>机器学习领域</w:delText>
        </w:r>
      </w:del>
      <w:r>
        <w:rPr>
          <w:rFonts w:hint="eastAsia"/>
        </w:rPr>
        <w:t>的多标签</w:t>
      </w:r>
      <w:ins w:id="44" w:author="weihy2018" w:date="2018-04-19T08:26:00Z">
        <w:r w:rsidR="00B57DD8">
          <w:rPr>
            <w:rFonts w:hint="eastAsia"/>
          </w:rPr>
          <w:t>特性，</w:t>
        </w:r>
      </w:ins>
      <w:ins w:id="45" w:author="weihy2018" w:date="2018-04-19T08:28:00Z">
        <w:r w:rsidR="00B57DD8" w:rsidRPr="00B57DD8">
          <w:rPr>
            <w:rFonts w:hint="eastAsia"/>
          </w:rPr>
          <w:t>基于多标签分类技术对心血管疾病预测模型进行研究</w:t>
        </w:r>
      </w:ins>
      <w:del w:id="46" w:author="weihy2018" w:date="2018-04-19T08:28:00Z">
        <w:r w:rsidDel="00B57DD8">
          <w:rPr>
            <w:rFonts w:hint="eastAsia"/>
          </w:rPr>
          <w:delText>分类具有单样本多语义识别功能</w:delText>
        </w:r>
      </w:del>
      <w:r>
        <w:rPr>
          <w:rFonts w:hint="eastAsia"/>
        </w:rPr>
        <w:t>，</w:t>
      </w:r>
      <w:del w:id="47" w:author="weihy2018" w:date="2018-04-19T08:28:00Z">
        <w:r w:rsidDel="00B57DD8">
          <w:rPr>
            <w:rFonts w:hint="eastAsia"/>
          </w:rPr>
          <w:delText>可</w:delText>
        </w:r>
      </w:del>
      <w:r>
        <w:rPr>
          <w:rFonts w:hint="eastAsia"/>
        </w:rPr>
        <w:t>有效预测一个病人可能存在</w:t>
      </w:r>
      <w:del w:id="48" w:author="weihy2018" w:date="2018-04-19T08:43:00Z">
        <w:r w:rsidDel="005F6288">
          <w:rPr>
            <w:rFonts w:hint="eastAsia"/>
          </w:rPr>
          <w:delText>的多种</w:delText>
        </w:r>
      </w:del>
      <w:r>
        <w:rPr>
          <w:rFonts w:hint="eastAsia"/>
        </w:rPr>
        <w:t>并发症</w:t>
      </w:r>
      <w:del w:id="49" w:author="weihy2018" w:date="2018-04-19T08:43:00Z">
        <w:r w:rsidDel="005F6288">
          <w:rPr>
            <w:rFonts w:hint="eastAsia"/>
          </w:rPr>
          <w:delText>，一种基因多种功能等问题，为解决复杂的医学问题提供了有力手段</w:delText>
        </w:r>
      </w:del>
      <w:r>
        <w:rPr>
          <w:rFonts w:hint="eastAsia"/>
        </w:rPr>
        <w:t>。</w:t>
      </w:r>
    </w:p>
    <w:p w:rsidR="00BF4FF2" w:rsidRDefault="00BF4FF2" w:rsidP="00BF4FF2">
      <w:pPr>
        <w:ind w:firstLine="480"/>
      </w:pPr>
      <w:r>
        <w:rPr>
          <w:rFonts w:hint="eastAsia"/>
        </w:rPr>
        <w:t>本文以实际临床数据为</w:t>
      </w:r>
      <w:del w:id="50" w:author="weihy2018" w:date="2018-04-19T08:44:00Z">
        <w:r w:rsidDel="005F6288">
          <w:rPr>
            <w:rFonts w:hint="eastAsia"/>
          </w:rPr>
          <w:delText>研究的数据来源</w:delText>
        </w:r>
      </w:del>
      <w:ins w:id="51" w:author="weihy2018" w:date="2018-04-19T08:44:00Z">
        <w:r w:rsidR="005F6288">
          <w:rPr>
            <w:rFonts w:hint="eastAsia"/>
          </w:rPr>
          <w:t>基础</w:t>
        </w:r>
      </w:ins>
      <w:r>
        <w:rPr>
          <w:rFonts w:hint="eastAsia"/>
        </w:rPr>
        <w:t>，</w:t>
      </w:r>
      <w:ins w:id="52" w:author="weihy2018" w:date="2018-04-19T08:47:00Z">
        <w:r w:rsidR="005F6288">
          <w:rPr>
            <w:rFonts w:hint="eastAsia"/>
          </w:rPr>
          <w:t>首先</w:t>
        </w:r>
      </w:ins>
      <w:del w:id="53" w:author="weihy2018" w:date="2018-04-19T08:46:00Z">
        <w:r w:rsidDel="005F6288">
          <w:rPr>
            <w:rFonts w:hint="eastAsia"/>
          </w:rPr>
          <w:delText>对心血管疾病问题、多标签学习技术进行广泛深入调研的基础上，第一步认识</w:delText>
        </w:r>
      </w:del>
      <w:ins w:id="54" w:author="weihy2018" w:date="2018-04-19T08:46:00Z">
        <w:r w:rsidR="005F6288">
          <w:rPr>
            <w:rFonts w:hint="eastAsia"/>
          </w:rPr>
          <w:t>分析</w:t>
        </w:r>
      </w:ins>
      <w:del w:id="55" w:author="weihy2018" w:date="2018-04-19T08:46:00Z">
        <w:r w:rsidDel="005F6288">
          <w:rPr>
            <w:rFonts w:hint="eastAsia"/>
          </w:rPr>
          <w:delText>了解数据例如</w:delText>
        </w:r>
      </w:del>
      <w:r>
        <w:rPr>
          <w:rFonts w:hint="eastAsia"/>
        </w:rPr>
        <w:t>数据属</w:t>
      </w:r>
      <w:del w:id="56" w:author="weihy2018" w:date="2018-04-19T08:46:00Z">
        <w:r w:rsidDel="005F6288">
          <w:rPr>
            <w:rFonts w:hint="eastAsia"/>
          </w:rPr>
          <w:delText>性代表的意义、一些</w:delText>
        </w:r>
      </w:del>
      <w:ins w:id="57" w:author="weihy2018" w:date="2018-04-19T08:46:00Z">
        <w:r w:rsidR="005F6288">
          <w:rPr>
            <w:rFonts w:hint="eastAsia"/>
          </w:rPr>
          <w:t>与</w:t>
        </w:r>
      </w:ins>
      <w:r>
        <w:rPr>
          <w:rFonts w:hint="eastAsia"/>
        </w:rPr>
        <w:t>常见的心血管病</w:t>
      </w:r>
      <w:ins w:id="58" w:author="weihy2018" w:date="2018-04-19T08:47:00Z">
        <w:r w:rsidR="005F6288">
          <w:rPr>
            <w:rFonts w:hint="eastAsia"/>
          </w:rPr>
          <w:t>的关系</w:t>
        </w:r>
      </w:ins>
      <w:del w:id="59" w:author="weihy2018" w:date="2018-04-19T08:47:00Z">
        <w:r w:rsidDel="005F6288">
          <w:rPr>
            <w:rFonts w:hint="eastAsia"/>
          </w:rPr>
          <w:delText>等</w:delText>
        </w:r>
      </w:del>
      <w:r>
        <w:rPr>
          <w:rFonts w:hint="eastAsia"/>
        </w:rPr>
        <w:t>，</w:t>
      </w:r>
      <w:del w:id="60" w:author="weihy2018" w:date="2018-04-19T08:47:00Z">
        <w:r w:rsidDel="005F6288">
          <w:rPr>
            <w:rFonts w:hint="eastAsia"/>
          </w:rPr>
          <w:delText>分析</w:delText>
        </w:r>
      </w:del>
      <w:r>
        <w:rPr>
          <w:rFonts w:hint="eastAsia"/>
        </w:rPr>
        <w:t>统计</w:t>
      </w:r>
      <w:ins w:id="61" w:author="weihy2018" w:date="2018-04-19T08:47:00Z">
        <w:r w:rsidR="005F6288">
          <w:rPr>
            <w:rFonts w:hint="eastAsia"/>
          </w:rPr>
          <w:t>分析</w:t>
        </w:r>
      </w:ins>
      <w:r>
        <w:rPr>
          <w:rFonts w:hint="eastAsia"/>
        </w:rPr>
        <w:t>多种心血管疾病数据分布，确定研究对象</w:t>
      </w:r>
      <w:del w:id="62" w:author="weihy2018" w:date="2018-04-19T08:47:00Z">
        <w:r w:rsidDel="005F6288">
          <w:rPr>
            <w:rFonts w:hint="eastAsia"/>
          </w:rPr>
          <w:delText>，</w:delText>
        </w:r>
      </w:del>
      <w:ins w:id="63" w:author="weihy2018" w:date="2018-04-19T08:47:00Z">
        <w:r w:rsidR="005F6288">
          <w:rPr>
            <w:rFonts w:hint="eastAsia"/>
          </w:rPr>
          <w:t>。</w:t>
        </w:r>
      </w:ins>
      <w:del w:id="64" w:author="weihy2018" w:date="2018-04-19T08:47:00Z">
        <w:r w:rsidDel="005F6288">
          <w:rPr>
            <w:rFonts w:hint="eastAsia"/>
          </w:rPr>
          <w:delText>第二步</w:delText>
        </w:r>
      </w:del>
      <w:ins w:id="65" w:author="weihy2018" w:date="2018-04-19T08:47:00Z">
        <w:r w:rsidR="005F6288">
          <w:rPr>
            <w:rFonts w:hint="eastAsia"/>
          </w:rPr>
          <w:t>然后</w:t>
        </w:r>
      </w:ins>
      <w:r>
        <w:rPr>
          <w:rFonts w:hint="eastAsia"/>
        </w:rPr>
        <w:t>对研究对象</w:t>
      </w:r>
      <w:ins w:id="66" w:author="weihy2018" w:date="2018-04-19T08:48:00Z">
        <w:r w:rsidR="005F6288">
          <w:rPr>
            <w:rFonts w:hint="eastAsia"/>
          </w:rPr>
          <w:t>的临床数据</w:t>
        </w:r>
      </w:ins>
      <w:r>
        <w:rPr>
          <w:rFonts w:hint="eastAsia"/>
        </w:rPr>
        <w:t>进行</w:t>
      </w:r>
      <w:del w:id="67" w:author="weihy2018" w:date="2018-04-19T08:48:00Z">
        <w:r w:rsidDel="005F6288">
          <w:rPr>
            <w:rFonts w:hint="eastAsia"/>
          </w:rPr>
          <w:delText>数据</w:delText>
        </w:r>
      </w:del>
      <w:r>
        <w:rPr>
          <w:rFonts w:hint="eastAsia"/>
        </w:rPr>
        <w:t>提取</w:t>
      </w:r>
      <w:del w:id="68" w:author="weihy2018" w:date="2018-04-19T08:48:00Z">
        <w:r w:rsidDel="005F6288">
          <w:rPr>
            <w:rFonts w:hint="eastAsia"/>
          </w:rPr>
          <w:delText>与</w:delText>
        </w:r>
      </w:del>
      <w:ins w:id="69" w:author="weihy2018" w:date="2018-04-19T08:48:00Z">
        <w:r w:rsidR="005F6288">
          <w:rPr>
            <w:rFonts w:hint="eastAsia"/>
          </w:rPr>
          <w:t>和</w:t>
        </w:r>
      </w:ins>
      <w:r>
        <w:rPr>
          <w:rFonts w:hint="eastAsia"/>
        </w:rPr>
        <w:t>预处理</w:t>
      </w:r>
      <w:del w:id="70" w:author="weihy2018" w:date="2018-04-19T08:48:00Z">
        <w:r w:rsidDel="005F6288">
          <w:rPr>
            <w:rFonts w:hint="eastAsia"/>
          </w:rPr>
          <w:delText>，</w:delText>
        </w:r>
      </w:del>
      <w:ins w:id="71" w:author="weihy2018" w:date="2018-04-19T08:48:00Z">
        <w:r w:rsidR="005F6288">
          <w:rPr>
            <w:rFonts w:hint="eastAsia"/>
          </w:rPr>
          <w:t>。</w:t>
        </w:r>
      </w:ins>
      <w:r>
        <w:rPr>
          <w:rFonts w:hint="eastAsia"/>
        </w:rPr>
        <w:t>由于数据量达到千万级，利用</w:t>
      </w:r>
      <w:r>
        <w:rPr>
          <w:rFonts w:hint="eastAsia"/>
        </w:rPr>
        <w:t>spark</w:t>
      </w:r>
      <w:r>
        <w:rPr>
          <w:rFonts w:hint="eastAsia"/>
        </w:rPr>
        <w:t>大数据平台完成数据加载预处理，获得多标签学习对应的数据集，第三步特征选择，采用统计学方法和分类算法进行二次特征选择，选择表现效果最好的特征集。第四步为解决心血管疾病数据集分布的稀疏性、不均衡性，针对心血管疾病数据集中大样本过度冗余、小样本缺乏数据表示等不均衡问题，提出了多标签双重自适应随机采样算法。第五步根据心血管数据集的特性，提出了一种基于混合策略的多标签分类框架来构建心血管疾病预测模型。</w:t>
      </w:r>
    </w:p>
    <w:p w:rsidR="00BF4FF2" w:rsidRDefault="00BF4FF2" w:rsidP="00BF4FF2">
      <w:pPr>
        <w:ind w:firstLine="480"/>
      </w:pPr>
      <w:r>
        <w:rPr>
          <w:rFonts w:hint="eastAsia"/>
        </w:rPr>
        <w:t>本文解决海量医疗数据加载与预处理、心血管疾病影响因子选择、多标签数据集不均衡性、多标签分类算法应用于心血管疾病预测与评估等问题，重点在于提出的多标签双重自适应随机采样算法，均衡了多标签数据集的分布，提高模型预测的可靠性、准确性，进而在此基础上结合数据局部性特点和全局标签间相关性特点的优势，提出了基于混合策略的多标签分类框架来构建心血管疾病预测模型，获得了好的预测性能，展示了多标签分类算法在心血管疾病预测领域的优势。</w:t>
      </w:r>
    </w:p>
    <w:p w:rsidR="00921ECA" w:rsidRDefault="00921ECA" w:rsidP="00BF4FF2">
      <w:pPr>
        <w:ind w:firstLine="480"/>
      </w:pPr>
    </w:p>
    <w:p w:rsidR="00740470" w:rsidRDefault="00740470" w:rsidP="00BF4FF2">
      <w:pPr>
        <w:ind w:firstLineChars="0" w:firstLine="0"/>
        <w:rPr>
          <w:sz w:val="21"/>
        </w:rPr>
      </w:pPr>
      <w:r w:rsidRPr="00BF4FF2">
        <w:rPr>
          <w:rFonts w:hint="eastAsia"/>
          <w:b/>
          <w:sz w:val="21"/>
        </w:rPr>
        <w:t>关</w:t>
      </w:r>
      <w:r w:rsidRPr="00BF4FF2">
        <w:rPr>
          <w:rFonts w:hint="eastAsia"/>
          <w:b/>
          <w:sz w:val="21"/>
        </w:rPr>
        <w:t xml:space="preserve"> </w:t>
      </w:r>
      <w:r w:rsidRPr="00BF4FF2">
        <w:rPr>
          <w:rFonts w:hint="eastAsia"/>
          <w:b/>
          <w:sz w:val="21"/>
        </w:rPr>
        <w:t>键</w:t>
      </w:r>
      <w:r w:rsidRPr="00BF4FF2">
        <w:rPr>
          <w:rFonts w:hint="eastAsia"/>
          <w:b/>
          <w:sz w:val="21"/>
        </w:rPr>
        <w:t xml:space="preserve"> </w:t>
      </w:r>
      <w:r w:rsidRPr="00BF4FF2">
        <w:rPr>
          <w:rFonts w:hint="eastAsia"/>
          <w:b/>
          <w:sz w:val="21"/>
        </w:rPr>
        <w:t>词</w:t>
      </w:r>
      <w:r w:rsidRPr="00BF4FF2">
        <w:rPr>
          <w:rFonts w:hint="eastAsia"/>
          <w:sz w:val="21"/>
        </w:rPr>
        <w:t>：</w:t>
      </w:r>
      <w:r w:rsidR="00BF4FF2">
        <w:rPr>
          <w:rFonts w:hint="eastAsia"/>
          <w:sz w:val="21"/>
        </w:rPr>
        <w:t>心血管疾病；多标签；多标签不均衡性；重采样；</w:t>
      </w:r>
      <w:r w:rsidR="00BF4FF2" w:rsidRPr="00BF4FF2">
        <w:rPr>
          <w:rFonts w:hint="eastAsia"/>
          <w:sz w:val="21"/>
        </w:rPr>
        <w:t>混合策略</w:t>
      </w:r>
    </w:p>
    <w:p w:rsidR="00740470" w:rsidRDefault="00740470">
      <w:pPr>
        <w:ind w:firstLineChars="0" w:firstLine="0"/>
        <w:rPr>
          <w:sz w:val="21"/>
        </w:rPr>
      </w:pPr>
      <w:r w:rsidRPr="00BF4FF2">
        <w:rPr>
          <w:rFonts w:hint="eastAsia"/>
          <w:b/>
          <w:sz w:val="21"/>
        </w:rPr>
        <w:t>论文类型</w:t>
      </w:r>
      <w:r w:rsidRPr="00BF4FF2">
        <w:rPr>
          <w:rFonts w:hint="eastAsia"/>
          <w:sz w:val="21"/>
        </w:rPr>
        <w:t>：</w:t>
      </w:r>
      <w:r w:rsidR="00BF4FF2" w:rsidRPr="00BF4FF2">
        <w:rPr>
          <w:rFonts w:hint="eastAsia"/>
          <w:sz w:val="21"/>
        </w:rPr>
        <w:t>应用研究</w:t>
      </w:r>
    </w:p>
    <w:p w:rsidR="00740470" w:rsidRDefault="00740470" w:rsidP="00BF4FF2">
      <w:pPr>
        <w:ind w:firstLine="420"/>
        <w:rPr>
          <w:sz w:val="21"/>
        </w:rPr>
      </w:pPr>
    </w:p>
    <w:p w:rsidR="00740470" w:rsidRDefault="00740470">
      <w:pPr>
        <w:ind w:firstLine="420"/>
        <w:rPr>
          <w:sz w:val="21"/>
        </w:rPr>
      </w:pPr>
    </w:p>
    <w:p w:rsidR="00740470" w:rsidRDefault="00740470">
      <w:pPr>
        <w:ind w:left="687" w:hangingChars="285" w:hanging="687"/>
        <w:rPr>
          <w:b/>
        </w:rPr>
        <w:sectPr w:rsidR="00740470">
          <w:headerReference w:type="even" r:id="rId19"/>
          <w:headerReference w:type="default" r:id="rId20"/>
          <w:footerReference w:type="default" r:id="rId21"/>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740470" w:rsidRDefault="00740470">
      <w:pPr>
        <w:ind w:left="687" w:hangingChars="285" w:hanging="687"/>
        <w:rPr>
          <w:b/>
        </w:rPr>
      </w:pPr>
      <w:r>
        <w:rPr>
          <w:b/>
        </w:rPr>
        <w:lastRenderedPageBreak/>
        <w:t>Title:</w:t>
      </w:r>
      <w:r w:rsidR="002B230E" w:rsidRPr="002B230E">
        <w:t xml:space="preserve"> </w:t>
      </w:r>
      <w:r w:rsidR="002B230E">
        <w:rPr>
          <w:b/>
        </w:rPr>
        <w:t xml:space="preserve">Research and </w:t>
      </w:r>
      <w:r w:rsidR="002B230E">
        <w:rPr>
          <w:rFonts w:hint="eastAsia"/>
          <w:b/>
        </w:rPr>
        <w:t>A</w:t>
      </w:r>
      <w:r w:rsidR="002B230E">
        <w:rPr>
          <w:b/>
        </w:rPr>
        <w:t xml:space="preserve">pplication of </w:t>
      </w:r>
      <w:r w:rsidR="002B230E">
        <w:rPr>
          <w:rFonts w:hint="eastAsia"/>
          <w:b/>
        </w:rPr>
        <w:t>P</w:t>
      </w:r>
      <w:r w:rsidR="002B230E">
        <w:rPr>
          <w:b/>
        </w:rPr>
        <w:t xml:space="preserve">rediction </w:t>
      </w:r>
      <w:r w:rsidR="002B230E">
        <w:rPr>
          <w:rFonts w:hint="eastAsia"/>
          <w:b/>
        </w:rPr>
        <w:t>M</w:t>
      </w:r>
      <w:r w:rsidR="002B230E">
        <w:rPr>
          <w:b/>
        </w:rPr>
        <w:t xml:space="preserve">odel of </w:t>
      </w:r>
      <w:r w:rsidR="002B230E">
        <w:rPr>
          <w:rFonts w:hint="eastAsia"/>
          <w:b/>
        </w:rPr>
        <w:t>C</w:t>
      </w:r>
      <w:r w:rsidR="002B230E">
        <w:rPr>
          <w:b/>
        </w:rPr>
        <w:t xml:space="preserve">ardiovascular disease based on </w:t>
      </w:r>
      <w:r w:rsidR="002B230E">
        <w:rPr>
          <w:rFonts w:hint="eastAsia"/>
          <w:b/>
        </w:rPr>
        <w:t>M</w:t>
      </w:r>
      <w:r w:rsidR="002B230E">
        <w:rPr>
          <w:b/>
        </w:rPr>
        <w:t xml:space="preserve">ulti-label </w:t>
      </w:r>
      <w:r w:rsidR="002B230E">
        <w:rPr>
          <w:rFonts w:hint="eastAsia"/>
          <w:b/>
        </w:rPr>
        <w:t>C</w:t>
      </w:r>
      <w:r w:rsidR="002B230E" w:rsidRPr="002B230E">
        <w:rPr>
          <w:b/>
        </w:rPr>
        <w:t>lassification</w:t>
      </w:r>
    </w:p>
    <w:p w:rsidR="002B230E" w:rsidRDefault="00740470">
      <w:pPr>
        <w:ind w:firstLineChars="0" w:firstLine="0"/>
        <w:rPr>
          <w:b/>
        </w:rPr>
      </w:pPr>
      <w:r>
        <w:rPr>
          <w:rFonts w:hint="eastAsia"/>
          <w:b/>
        </w:rPr>
        <w:t>Professional Fields</w:t>
      </w:r>
      <w:r>
        <w:rPr>
          <w:b/>
        </w:rPr>
        <w:t>:</w:t>
      </w:r>
      <w:r>
        <w:rPr>
          <w:rFonts w:hint="eastAsia"/>
          <w:b/>
        </w:rPr>
        <w:t xml:space="preserve"> </w:t>
      </w:r>
      <w:r w:rsidR="002B230E" w:rsidRPr="002B230E">
        <w:rPr>
          <w:b/>
        </w:rPr>
        <w:t>the degree of Master of Engineering</w:t>
      </w:r>
    </w:p>
    <w:p w:rsidR="00740470" w:rsidRDefault="00740470">
      <w:pPr>
        <w:ind w:firstLineChars="0" w:firstLine="0"/>
        <w:rPr>
          <w:b/>
        </w:rPr>
      </w:pPr>
      <w:r>
        <w:rPr>
          <w:b/>
        </w:rPr>
        <w:t>Applicant:</w:t>
      </w:r>
      <w:r w:rsidR="002B230E">
        <w:rPr>
          <w:rFonts w:hint="eastAsia"/>
          <w:b/>
        </w:rPr>
        <w:t xml:space="preserve"> </w:t>
      </w:r>
      <w:r w:rsidR="002B230E" w:rsidRPr="002B230E">
        <w:rPr>
          <w:b/>
        </w:rPr>
        <w:t xml:space="preserve">Jing </w:t>
      </w:r>
      <w:r w:rsidR="002B230E">
        <w:rPr>
          <w:rFonts w:hint="eastAsia"/>
          <w:b/>
        </w:rPr>
        <w:t>C</w:t>
      </w:r>
      <w:r w:rsidR="002B230E" w:rsidRPr="002B230E">
        <w:rPr>
          <w:b/>
        </w:rPr>
        <w:t>heng</w:t>
      </w:r>
    </w:p>
    <w:p w:rsidR="00740470" w:rsidRDefault="00740470">
      <w:pPr>
        <w:ind w:firstLineChars="0" w:firstLine="0"/>
        <w:rPr>
          <w:b/>
        </w:rPr>
      </w:pPr>
      <w:r>
        <w:rPr>
          <w:b/>
        </w:rPr>
        <w:t>Supervisor:</w:t>
      </w:r>
      <w:r w:rsidR="002B230E">
        <w:rPr>
          <w:rFonts w:hint="eastAsia"/>
          <w:b/>
        </w:rPr>
        <w:t xml:space="preserve"> </w:t>
      </w:r>
      <w:r w:rsidR="002B230E" w:rsidRPr="002B230E">
        <w:rPr>
          <w:b/>
        </w:rPr>
        <w:t>S.E.Hengyi Wei</w:t>
      </w:r>
    </w:p>
    <w:p w:rsidR="00740470" w:rsidRDefault="00740470">
      <w:pPr>
        <w:spacing w:beforeLines="200" w:before="480" w:afterLines="100" w:after="240"/>
        <w:ind w:firstLineChars="0" w:firstLine="0"/>
        <w:jc w:val="center"/>
        <w:rPr>
          <w:sz w:val="32"/>
          <w:szCs w:val="32"/>
        </w:rPr>
      </w:pPr>
      <w:bookmarkStart w:id="72" w:name="_Toc156059699"/>
      <w:bookmarkStart w:id="73" w:name="_Toc156290949"/>
      <w:bookmarkStart w:id="74" w:name="_Toc156291004"/>
      <w:bookmarkStart w:id="75" w:name="_Toc156291139"/>
      <w:bookmarkStart w:id="76" w:name="_Toc156291991"/>
      <w:bookmarkStart w:id="77" w:name="_Toc156292242"/>
      <w:bookmarkStart w:id="78" w:name="_Toc156292342"/>
      <w:bookmarkStart w:id="79" w:name="_Toc156292613"/>
      <w:bookmarkStart w:id="80" w:name="_Toc156316883"/>
      <w:bookmarkStart w:id="81" w:name="_Toc160891963"/>
      <w:bookmarkStart w:id="82" w:name="_Toc163533793"/>
      <w:bookmarkStart w:id="83" w:name="_Toc163534518"/>
      <w:bookmarkStart w:id="84" w:name="_Toc163534799"/>
      <w:bookmarkStart w:id="85" w:name="_Toc163534839"/>
      <w:bookmarkStart w:id="86" w:name="_Toc156054418"/>
      <w:bookmarkStart w:id="87" w:name="_Toc175668069"/>
      <w:bookmarkStart w:id="88" w:name="_Toc176534949"/>
      <w:bookmarkStart w:id="89" w:name="_Toc176754253"/>
      <w:bookmarkStart w:id="90" w:name="_Toc176754563"/>
      <w:bookmarkStart w:id="91" w:name="_Toc176754848"/>
      <w:bookmarkStart w:id="92" w:name="_Toc176754955"/>
      <w:bookmarkStart w:id="93" w:name="_Toc176755015"/>
      <w:bookmarkStart w:id="94" w:name="_Toc176755152"/>
      <w:bookmarkStart w:id="95" w:name="_Toc176755199"/>
      <w:bookmarkStart w:id="96" w:name="_Toc176946084"/>
      <w:bookmarkStart w:id="97" w:name="_Toc176946404"/>
      <w:bookmarkStart w:id="98" w:name="_Toc177998623"/>
      <w:bookmarkStart w:id="99" w:name="_Toc177998743"/>
      <w:bookmarkStart w:id="100" w:name="_Toc178419013"/>
      <w:bookmarkStart w:id="101" w:name="_Toc178958405"/>
      <w:bookmarkStart w:id="102" w:name="_Toc179176261"/>
      <w:bookmarkStart w:id="103" w:name="_Toc163979242"/>
      <w:r>
        <w:rPr>
          <w:rFonts w:hint="eastAsia"/>
          <w:sz w:val="32"/>
          <w:szCs w:val="32"/>
        </w:rPr>
        <w:t>ABSTRACT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2B230E" w:rsidRDefault="002B230E" w:rsidP="002B230E">
      <w:pPr>
        <w:ind w:firstLineChars="0" w:firstLine="0"/>
      </w:pPr>
      <w:r>
        <w:t>Cardiovascular disease is a common disease which seriously threatens human beings. It has the characteristics of high morbidity, high disability and high mortality. Therefore, early prediction, early treatment and improving the survival rate of patients with cardiovascular disease are extremely important. Multi-label classification in machine learning field has the function of recognizing multi-semantic for single sample. It can effectively predict a variety of complications of a patient and  multiple functions of a gene, which provides powerful means for solving complex medical problems.</w:t>
      </w:r>
    </w:p>
    <w:p w:rsidR="002B230E" w:rsidRDefault="002B230E" w:rsidP="002B230E">
      <w:pPr>
        <w:ind w:firstLineChars="0" w:firstLine="0"/>
      </w:pPr>
    </w:p>
    <w:p w:rsidR="002B230E" w:rsidRDefault="002B230E" w:rsidP="002B230E">
      <w:pPr>
        <w:ind w:firstLineChars="0" w:firstLine="0"/>
      </w:pPr>
      <w:r>
        <w:t>Based on the actual clinical data for the study of the data source, the paper made an extensive and profound research on the issue of cardiovascular disease and multi-label classification algorithm. The first step understood the meaning of data such as data attribute and some of the most common cardiovascular disease. Analyzing the data distribution. determining the object of study. The second steps extracted and pretreat  data for the object of study. Owing to the data reached ten million, spark which is a big data platform complete loading and preprocessing for data to obtain the corresponding multi-label learning data set. Third step is feature selection, combining statistical methods with classification algorithms to select the best feature set. The fourth step is to solve the problem of sparsity and imbalance for multi-label data sets. Aiming at the imbalance problem of multi label data set, such as large sample redundancy, small sample lacking of data representation, a multi-label double adaptive random sampling algorithm is proposed. According to the characteristics of the cardiovascular data set, The fifth step is to build a multi label classification model based on hybrid strategy and apply it to predict cardiovascular disease.</w:t>
      </w:r>
    </w:p>
    <w:p w:rsidR="002B230E" w:rsidRDefault="002B230E" w:rsidP="002B230E">
      <w:pPr>
        <w:ind w:firstLineChars="0" w:firstLine="0"/>
      </w:pPr>
    </w:p>
    <w:p w:rsidR="002B230E" w:rsidRDefault="002B230E" w:rsidP="002B230E">
      <w:pPr>
        <w:ind w:firstLineChars="0" w:firstLine="0"/>
      </w:pPr>
      <w:r>
        <w:t>In this paper, we solve these problems, such as the massive medical data loading, cardiovascular disease pretreatment, factor selection, highly unbalanced for multi-label data set, and multi-label classification algorithm applied to the prediction and evaluation of cardiovascular disease. The paper emphasizes the multi-label dual adaptive random sampling method, because the method balanced the distribution of multi-label data sets and improved reliability and accuracy model. Based on that, the advantages of data locality and global correlation between tags are also discussed. Then a multi label classification framework based on hybrid strategy is proposed to build cardiovascular disease prediction model and achieve good prediction performance.</w:t>
      </w:r>
    </w:p>
    <w:p w:rsidR="002B230E" w:rsidRDefault="002B230E">
      <w:pPr>
        <w:ind w:firstLineChars="0" w:firstLine="0"/>
      </w:pPr>
    </w:p>
    <w:p w:rsidR="00740470" w:rsidRDefault="00740470">
      <w:pPr>
        <w:ind w:firstLineChars="0" w:firstLine="0"/>
        <w:rPr>
          <w:kern w:val="0"/>
          <w:sz w:val="21"/>
        </w:rPr>
      </w:pPr>
      <w:r>
        <w:rPr>
          <w:rFonts w:hint="eastAsia"/>
          <w:b/>
          <w:sz w:val="21"/>
        </w:rPr>
        <w:lastRenderedPageBreak/>
        <w:t>KEY WORDS</w:t>
      </w:r>
      <w:r>
        <w:rPr>
          <w:rFonts w:hint="eastAsia"/>
          <w:sz w:val="21"/>
        </w:rPr>
        <w:t>:</w:t>
      </w:r>
      <w:r w:rsidR="002B230E">
        <w:rPr>
          <w:sz w:val="21"/>
        </w:rPr>
        <w:t>Cardiovascular</w:t>
      </w:r>
      <w:r w:rsidR="00C57995">
        <w:rPr>
          <w:rFonts w:hint="eastAsia"/>
          <w:sz w:val="21"/>
        </w:rPr>
        <w:t xml:space="preserve"> </w:t>
      </w:r>
      <w:r w:rsidR="002B230E">
        <w:rPr>
          <w:sz w:val="21"/>
        </w:rPr>
        <w:t>disease</w:t>
      </w:r>
      <w:r w:rsidR="002B230E">
        <w:rPr>
          <w:rFonts w:hint="eastAsia"/>
          <w:sz w:val="21"/>
        </w:rPr>
        <w:t>;</w:t>
      </w:r>
      <w:r w:rsidR="002B230E">
        <w:rPr>
          <w:sz w:val="21"/>
        </w:rPr>
        <w:t>Multi-label</w:t>
      </w:r>
      <w:r w:rsidR="00C57995">
        <w:rPr>
          <w:rFonts w:hint="eastAsia"/>
          <w:sz w:val="21"/>
        </w:rPr>
        <w:t xml:space="preserve"> classification</w:t>
      </w:r>
      <w:r w:rsidR="002B230E">
        <w:rPr>
          <w:rFonts w:hint="eastAsia"/>
          <w:sz w:val="21"/>
        </w:rPr>
        <w:t>;</w:t>
      </w:r>
      <w:r w:rsidR="00C57995">
        <w:rPr>
          <w:rFonts w:hint="eastAsia"/>
          <w:sz w:val="21"/>
        </w:rPr>
        <w:t>Multi-label class i</w:t>
      </w:r>
      <w:r w:rsidR="00C57995">
        <w:rPr>
          <w:sz w:val="21"/>
        </w:rPr>
        <w:t>mbalance</w:t>
      </w:r>
      <w:r w:rsidR="002B230E">
        <w:rPr>
          <w:rFonts w:hint="eastAsia"/>
          <w:sz w:val="21"/>
        </w:rPr>
        <w:t>;</w:t>
      </w:r>
      <w:r w:rsidR="002B230E">
        <w:rPr>
          <w:sz w:val="21"/>
        </w:rPr>
        <w:t xml:space="preserve"> Resampling</w:t>
      </w:r>
      <w:r w:rsidR="002B230E">
        <w:rPr>
          <w:rFonts w:hint="eastAsia"/>
          <w:sz w:val="21"/>
        </w:rPr>
        <w:t>;</w:t>
      </w:r>
      <w:r w:rsidR="002B230E" w:rsidRPr="002B230E">
        <w:rPr>
          <w:sz w:val="21"/>
        </w:rPr>
        <w:t xml:space="preserve"> Hybrid scheme</w:t>
      </w:r>
    </w:p>
    <w:p w:rsidR="00740470" w:rsidRDefault="00740470">
      <w:pPr>
        <w:ind w:firstLineChars="0" w:firstLine="0"/>
        <w:rPr>
          <w:sz w:val="21"/>
        </w:rPr>
      </w:pPr>
      <w:r>
        <w:rPr>
          <w:b/>
          <w:sz w:val="21"/>
        </w:rPr>
        <w:t xml:space="preserve">TYPE OF </w:t>
      </w:r>
      <w:r>
        <w:rPr>
          <w:rFonts w:hint="eastAsia"/>
          <w:b/>
          <w:kern w:val="0"/>
          <w:sz w:val="21"/>
        </w:rPr>
        <w:t>THESIS</w:t>
      </w:r>
      <w:r w:rsidR="00766D06">
        <w:rPr>
          <w:rFonts w:hint="eastAsia"/>
          <w:sz w:val="21"/>
        </w:rPr>
        <w:t>:</w:t>
      </w:r>
      <w:r w:rsidR="00766D06" w:rsidRPr="00766D06">
        <w:t xml:space="preserve"> </w:t>
      </w:r>
      <w:r w:rsidR="00766D06" w:rsidRPr="00766D06">
        <w:rPr>
          <w:sz w:val="21"/>
        </w:rPr>
        <w:t>Application Research</w:t>
      </w:r>
    </w:p>
    <w:p w:rsidR="00740470" w:rsidRDefault="00740470">
      <w:pPr>
        <w:ind w:firstLine="420"/>
        <w:rPr>
          <w:sz w:val="21"/>
        </w:rPr>
      </w:pPr>
    </w:p>
    <w:p w:rsidR="00740470" w:rsidRDefault="00740470">
      <w:pPr>
        <w:ind w:firstLineChars="0" w:firstLine="0"/>
      </w:pPr>
    </w:p>
    <w:p w:rsidR="00740470" w:rsidRDefault="00740470">
      <w:pPr>
        <w:pStyle w:val="1"/>
        <w:numPr>
          <w:ilvl w:val="0"/>
          <w:numId w:val="0"/>
        </w:numPr>
        <w:jc w:val="both"/>
        <w:sectPr w:rsidR="00740470">
          <w:headerReference w:type="even" r:id="rId22"/>
          <w:headerReference w:type="default" r:id="rId23"/>
          <w:footerReference w:type="even" r:id="rId24"/>
          <w:pgSz w:w="11907" w:h="16840"/>
          <w:pgMar w:top="1701" w:right="1474" w:bottom="1418" w:left="1474" w:header="1134" w:footer="992" w:gutter="0"/>
          <w:pgNumType w:fmt="upperRoman"/>
          <w:cols w:space="720"/>
          <w:docGrid w:linePitch="384" w:charSpace="7430"/>
        </w:sectPr>
      </w:pPr>
      <w:bookmarkStart w:id="104" w:name="_Toc156059700"/>
      <w:bookmarkStart w:id="105" w:name="_Toc156290950"/>
      <w:bookmarkStart w:id="106" w:name="_Toc156291005"/>
      <w:bookmarkStart w:id="107" w:name="_Toc156291140"/>
      <w:bookmarkStart w:id="108" w:name="_Toc156291992"/>
      <w:bookmarkStart w:id="109" w:name="_Toc156292243"/>
      <w:bookmarkStart w:id="110" w:name="_Toc156292343"/>
      <w:bookmarkStart w:id="111" w:name="_Toc156292614"/>
      <w:bookmarkStart w:id="112" w:name="_Toc156316884"/>
      <w:bookmarkStart w:id="113" w:name="_Toc160891964"/>
      <w:bookmarkStart w:id="114" w:name="_Toc163533794"/>
      <w:bookmarkStart w:id="115" w:name="_Toc163534519"/>
      <w:bookmarkStart w:id="116" w:name="_Toc163534800"/>
      <w:bookmarkStart w:id="117" w:name="_Toc163534840"/>
      <w:bookmarkStart w:id="118" w:name="_Toc163979243"/>
      <w:bookmarkStart w:id="119" w:name="_Toc156054419"/>
    </w:p>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rsidR="00740470" w:rsidRDefault="00740470">
      <w:pPr>
        <w:ind w:firstLineChars="0" w:firstLine="0"/>
        <w:jc w:val="center"/>
        <w:rPr>
          <w:sz w:val="10"/>
          <w:szCs w:val="10"/>
        </w:rPr>
      </w:pPr>
    </w:p>
    <w:p w:rsidR="00DE7871" w:rsidRDefault="00740470" w:rsidP="00DE7871">
      <w:pPr>
        <w:pStyle w:val="af"/>
        <w:spacing w:beforeLines="200" w:before="480" w:afterLines="100" w:after="240"/>
      </w:pPr>
      <w:r>
        <w:rPr>
          <w:rFonts w:hint="eastAsia"/>
        </w:rPr>
        <w:t>目</w:t>
      </w:r>
      <w:r>
        <w:rPr>
          <w:rFonts w:hint="eastAsia"/>
        </w:rPr>
        <w:t xml:space="preserve">  </w:t>
      </w:r>
      <w:r>
        <w:rPr>
          <w:rFonts w:hint="eastAsia"/>
        </w:rPr>
        <w:t>录</w:t>
      </w:r>
    </w:p>
    <w:p w:rsidR="00A461BA" w:rsidRPr="003B26C0" w:rsidRDefault="00740470">
      <w:pPr>
        <w:pStyle w:val="10"/>
        <w:tabs>
          <w:tab w:val="right" w:leader="dot" w:pos="8949"/>
        </w:tabs>
        <w:rPr>
          <w:rFonts w:ascii="Calibri" w:hAnsi="Calibri"/>
          <w:noProof/>
          <w:sz w:val="21"/>
          <w:szCs w:val="22"/>
        </w:rPr>
      </w:pPr>
      <w:r>
        <w:fldChar w:fldCharType="begin"/>
      </w:r>
      <w:r>
        <w:instrText xml:space="preserve"> TOC \o "1-3" \h \z \u </w:instrText>
      </w:r>
      <w:r>
        <w:fldChar w:fldCharType="separate"/>
      </w:r>
      <w:hyperlink w:anchor="_Toc511756893" w:history="1">
        <w:r w:rsidR="00A461BA" w:rsidRPr="0079397B">
          <w:rPr>
            <w:rStyle w:val="a6"/>
            <w:noProof/>
          </w:rPr>
          <w:t>1</w:t>
        </w:r>
        <w:r w:rsidR="00A461BA" w:rsidRPr="0079397B">
          <w:rPr>
            <w:rStyle w:val="a6"/>
            <w:rFonts w:hint="eastAsia"/>
            <w:noProof/>
          </w:rPr>
          <w:t xml:space="preserve"> </w:t>
        </w:r>
        <w:r w:rsidR="00A461BA" w:rsidRPr="0079397B">
          <w:rPr>
            <w:rStyle w:val="a6"/>
            <w:rFonts w:hint="eastAsia"/>
            <w:noProof/>
          </w:rPr>
          <w:t>绪论</w:t>
        </w:r>
        <w:r w:rsidR="00A461BA">
          <w:rPr>
            <w:noProof/>
            <w:webHidden/>
          </w:rPr>
          <w:tab/>
        </w:r>
        <w:r w:rsidR="00A461BA">
          <w:rPr>
            <w:noProof/>
            <w:webHidden/>
          </w:rPr>
          <w:fldChar w:fldCharType="begin"/>
        </w:r>
        <w:r w:rsidR="00A461BA">
          <w:rPr>
            <w:noProof/>
            <w:webHidden/>
          </w:rPr>
          <w:instrText xml:space="preserve"> PAGEREF _Toc511756893 \h </w:instrText>
        </w:r>
        <w:r w:rsidR="00A461BA">
          <w:rPr>
            <w:noProof/>
            <w:webHidden/>
          </w:rPr>
        </w:r>
        <w:r w:rsidR="00A461BA">
          <w:rPr>
            <w:noProof/>
            <w:webHidden/>
          </w:rPr>
          <w:fldChar w:fldCharType="separate"/>
        </w:r>
        <w:r w:rsidR="00A461BA">
          <w:rPr>
            <w:noProof/>
            <w:webHidden/>
          </w:rPr>
          <w:t>1</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894" w:history="1">
        <w:r w:rsidR="00A461BA" w:rsidRPr="0079397B">
          <w:rPr>
            <w:rStyle w:val="a6"/>
            <w:noProof/>
          </w:rPr>
          <w:t>1.1</w:t>
        </w:r>
        <w:r w:rsidR="00A461BA" w:rsidRPr="0079397B">
          <w:rPr>
            <w:rStyle w:val="a6"/>
            <w:rFonts w:hint="eastAsia"/>
            <w:noProof/>
          </w:rPr>
          <w:t xml:space="preserve"> </w:t>
        </w:r>
        <w:r w:rsidR="00A461BA" w:rsidRPr="0079397B">
          <w:rPr>
            <w:rStyle w:val="a6"/>
            <w:rFonts w:hint="eastAsia"/>
            <w:noProof/>
          </w:rPr>
          <w:t>课题研究背景和意义</w:t>
        </w:r>
        <w:r w:rsidR="00A461BA">
          <w:rPr>
            <w:noProof/>
            <w:webHidden/>
          </w:rPr>
          <w:tab/>
        </w:r>
        <w:r w:rsidR="00A461BA">
          <w:rPr>
            <w:noProof/>
            <w:webHidden/>
          </w:rPr>
          <w:fldChar w:fldCharType="begin"/>
        </w:r>
        <w:r w:rsidR="00A461BA">
          <w:rPr>
            <w:noProof/>
            <w:webHidden/>
          </w:rPr>
          <w:instrText xml:space="preserve"> PAGEREF _Toc511756894 \h </w:instrText>
        </w:r>
        <w:r w:rsidR="00A461BA">
          <w:rPr>
            <w:noProof/>
            <w:webHidden/>
          </w:rPr>
        </w:r>
        <w:r w:rsidR="00A461BA">
          <w:rPr>
            <w:noProof/>
            <w:webHidden/>
          </w:rPr>
          <w:fldChar w:fldCharType="separate"/>
        </w:r>
        <w:r w:rsidR="00A461BA">
          <w:rPr>
            <w:noProof/>
            <w:webHidden/>
          </w:rPr>
          <w:t>1</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895" w:history="1">
        <w:r w:rsidR="00A461BA" w:rsidRPr="0079397B">
          <w:rPr>
            <w:rStyle w:val="a6"/>
            <w:noProof/>
          </w:rPr>
          <w:t>1.2</w:t>
        </w:r>
        <w:r w:rsidR="00A461BA" w:rsidRPr="0079397B">
          <w:rPr>
            <w:rStyle w:val="a6"/>
            <w:rFonts w:hint="eastAsia"/>
            <w:noProof/>
          </w:rPr>
          <w:t xml:space="preserve"> </w:t>
        </w:r>
        <w:r w:rsidR="00A461BA" w:rsidRPr="0079397B">
          <w:rPr>
            <w:rStyle w:val="a6"/>
            <w:rFonts w:hint="eastAsia"/>
            <w:noProof/>
          </w:rPr>
          <w:t>国内外研究现状</w:t>
        </w:r>
        <w:r w:rsidR="00A461BA">
          <w:rPr>
            <w:noProof/>
            <w:webHidden/>
          </w:rPr>
          <w:tab/>
        </w:r>
        <w:r w:rsidR="00A461BA">
          <w:rPr>
            <w:noProof/>
            <w:webHidden/>
          </w:rPr>
          <w:fldChar w:fldCharType="begin"/>
        </w:r>
        <w:r w:rsidR="00A461BA">
          <w:rPr>
            <w:noProof/>
            <w:webHidden/>
          </w:rPr>
          <w:instrText xml:space="preserve"> PAGEREF _Toc511756895 \h </w:instrText>
        </w:r>
        <w:r w:rsidR="00A461BA">
          <w:rPr>
            <w:noProof/>
            <w:webHidden/>
          </w:rPr>
        </w:r>
        <w:r w:rsidR="00A461BA">
          <w:rPr>
            <w:noProof/>
            <w:webHidden/>
          </w:rPr>
          <w:fldChar w:fldCharType="separate"/>
        </w:r>
        <w:r w:rsidR="00A461BA">
          <w:rPr>
            <w:noProof/>
            <w:webHidden/>
          </w:rPr>
          <w:t>2</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896" w:history="1">
        <w:r w:rsidR="00A461BA" w:rsidRPr="0079397B">
          <w:rPr>
            <w:rStyle w:val="a6"/>
            <w:noProof/>
          </w:rPr>
          <w:t>1.2.1</w:t>
        </w:r>
        <w:r w:rsidR="00A461BA" w:rsidRPr="0079397B">
          <w:rPr>
            <w:rStyle w:val="a6"/>
            <w:rFonts w:hint="eastAsia"/>
            <w:noProof/>
          </w:rPr>
          <w:t xml:space="preserve"> </w:t>
        </w:r>
        <w:r w:rsidR="00A461BA" w:rsidRPr="0079397B">
          <w:rPr>
            <w:rStyle w:val="a6"/>
            <w:rFonts w:hint="eastAsia"/>
            <w:noProof/>
          </w:rPr>
          <w:t>机器学习在生物医学领域的发展现状</w:t>
        </w:r>
        <w:r w:rsidR="00A461BA">
          <w:rPr>
            <w:noProof/>
            <w:webHidden/>
          </w:rPr>
          <w:tab/>
        </w:r>
        <w:r w:rsidR="00A461BA">
          <w:rPr>
            <w:noProof/>
            <w:webHidden/>
          </w:rPr>
          <w:fldChar w:fldCharType="begin"/>
        </w:r>
        <w:r w:rsidR="00A461BA">
          <w:rPr>
            <w:noProof/>
            <w:webHidden/>
          </w:rPr>
          <w:instrText xml:space="preserve"> PAGEREF _Toc511756896 \h </w:instrText>
        </w:r>
        <w:r w:rsidR="00A461BA">
          <w:rPr>
            <w:noProof/>
            <w:webHidden/>
          </w:rPr>
        </w:r>
        <w:r w:rsidR="00A461BA">
          <w:rPr>
            <w:noProof/>
            <w:webHidden/>
          </w:rPr>
          <w:fldChar w:fldCharType="separate"/>
        </w:r>
        <w:r w:rsidR="00A461BA">
          <w:rPr>
            <w:noProof/>
            <w:webHidden/>
          </w:rPr>
          <w:t>2</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897" w:history="1">
        <w:r w:rsidR="00A461BA" w:rsidRPr="0079397B">
          <w:rPr>
            <w:rStyle w:val="a6"/>
            <w:noProof/>
          </w:rPr>
          <w:t>1.2.2</w:t>
        </w:r>
        <w:r w:rsidR="00A461BA" w:rsidRPr="0079397B">
          <w:rPr>
            <w:rStyle w:val="a6"/>
            <w:rFonts w:hint="eastAsia"/>
            <w:noProof/>
          </w:rPr>
          <w:t xml:space="preserve"> </w:t>
        </w:r>
        <w:r w:rsidR="00A461BA" w:rsidRPr="0079397B">
          <w:rPr>
            <w:rStyle w:val="a6"/>
            <w:rFonts w:hint="eastAsia"/>
            <w:noProof/>
          </w:rPr>
          <w:t>多标签学习的研究现状</w:t>
        </w:r>
        <w:r w:rsidR="00A461BA">
          <w:rPr>
            <w:noProof/>
            <w:webHidden/>
          </w:rPr>
          <w:tab/>
        </w:r>
        <w:r w:rsidR="00A461BA">
          <w:rPr>
            <w:noProof/>
            <w:webHidden/>
          </w:rPr>
          <w:fldChar w:fldCharType="begin"/>
        </w:r>
        <w:r w:rsidR="00A461BA">
          <w:rPr>
            <w:noProof/>
            <w:webHidden/>
          </w:rPr>
          <w:instrText xml:space="preserve"> PAGEREF _Toc511756897 \h </w:instrText>
        </w:r>
        <w:r w:rsidR="00A461BA">
          <w:rPr>
            <w:noProof/>
            <w:webHidden/>
          </w:rPr>
        </w:r>
        <w:r w:rsidR="00A461BA">
          <w:rPr>
            <w:noProof/>
            <w:webHidden/>
          </w:rPr>
          <w:fldChar w:fldCharType="separate"/>
        </w:r>
        <w:r w:rsidR="00A461BA">
          <w:rPr>
            <w:noProof/>
            <w:webHidden/>
          </w:rPr>
          <w:t>3</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898" w:history="1">
        <w:r w:rsidR="00A461BA" w:rsidRPr="0079397B">
          <w:rPr>
            <w:rStyle w:val="a6"/>
            <w:noProof/>
          </w:rPr>
          <w:t>1.3</w:t>
        </w:r>
        <w:r w:rsidR="00A461BA" w:rsidRPr="0079397B">
          <w:rPr>
            <w:rStyle w:val="a6"/>
            <w:rFonts w:hint="eastAsia"/>
            <w:noProof/>
          </w:rPr>
          <w:t xml:space="preserve"> </w:t>
        </w:r>
        <w:r w:rsidR="00A461BA" w:rsidRPr="0079397B">
          <w:rPr>
            <w:rStyle w:val="a6"/>
            <w:rFonts w:hint="eastAsia"/>
            <w:noProof/>
          </w:rPr>
          <w:t>论文主要研究内容</w:t>
        </w:r>
        <w:r w:rsidR="00A461BA">
          <w:rPr>
            <w:noProof/>
            <w:webHidden/>
          </w:rPr>
          <w:tab/>
        </w:r>
        <w:r w:rsidR="00A461BA">
          <w:rPr>
            <w:noProof/>
            <w:webHidden/>
          </w:rPr>
          <w:fldChar w:fldCharType="begin"/>
        </w:r>
        <w:r w:rsidR="00A461BA">
          <w:rPr>
            <w:noProof/>
            <w:webHidden/>
          </w:rPr>
          <w:instrText xml:space="preserve"> PAGEREF _Toc511756898 \h </w:instrText>
        </w:r>
        <w:r w:rsidR="00A461BA">
          <w:rPr>
            <w:noProof/>
            <w:webHidden/>
          </w:rPr>
        </w:r>
        <w:r w:rsidR="00A461BA">
          <w:rPr>
            <w:noProof/>
            <w:webHidden/>
          </w:rPr>
          <w:fldChar w:fldCharType="separate"/>
        </w:r>
        <w:r w:rsidR="00A461BA">
          <w:rPr>
            <w:noProof/>
            <w:webHidden/>
          </w:rPr>
          <w:t>3</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899" w:history="1">
        <w:r w:rsidR="00A461BA" w:rsidRPr="0079397B">
          <w:rPr>
            <w:rStyle w:val="a6"/>
            <w:noProof/>
          </w:rPr>
          <w:t>1.4</w:t>
        </w:r>
        <w:r w:rsidR="00A461BA" w:rsidRPr="0079397B">
          <w:rPr>
            <w:rStyle w:val="a6"/>
            <w:rFonts w:hint="eastAsia"/>
            <w:noProof/>
          </w:rPr>
          <w:t xml:space="preserve"> </w:t>
        </w:r>
        <w:r w:rsidR="00A461BA" w:rsidRPr="0079397B">
          <w:rPr>
            <w:rStyle w:val="a6"/>
            <w:rFonts w:hint="eastAsia"/>
            <w:noProof/>
          </w:rPr>
          <w:t>论文的组织结构</w:t>
        </w:r>
        <w:r w:rsidR="00A461BA">
          <w:rPr>
            <w:noProof/>
            <w:webHidden/>
          </w:rPr>
          <w:tab/>
        </w:r>
        <w:r w:rsidR="00A461BA">
          <w:rPr>
            <w:noProof/>
            <w:webHidden/>
          </w:rPr>
          <w:fldChar w:fldCharType="begin"/>
        </w:r>
        <w:r w:rsidR="00A461BA">
          <w:rPr>
            <w:noProof/>
            <w:webHidden/>
          </w:rPr>
          <w:instrText xml:space="preserve"> PAGEREF _Toc511756899 \h </w:instrText>
        </w:r>
        <w:r w:rsidR="00A461BA">
          <w:rPr>
            <w:noProof/>
            <w:webHidden/>
          </w:rPr>
        </w:r>
        <w:r w:rsidR="00A461BA">
          <w:rPr>
            <w:noProof/>
            <w:webHidden/>
          </w:rPr>
          <w:fldChar w:fldCharType="separate"/>
        </w:r>
        <w:r w:rsidR="00A461BA">
          <w:rPr>
            <w:noProof/>
            <w:webHidden/>
          </w:rPr>
          <w:t>4</w:t>
        </w:r>
        <w:r w:rsidR="00A461BA">
          <w:rPr>
            <w:noProof/>
            <w:webHidden/>
          </w:rPr>
          <w:fldChar w:fldCharType="end"/>
        </w:r>
      </w:hyperlink>
    </w:p>
    <w:p w:rsidR="00A461BA" w:rsidRPr="003B26C0" w:rsidRDefault="0027796B">
      <w:pPr>
        <w:pStyle w:val="10"/>
        <w:tabs>
          <w:tab w:val="right" w:leader="dot" w:pos="8949"/>
        </w:tabs>
        <w:rPr>
          <w:rFonts w:ascii="Calibri" w:hAnsi="Calibri"/>
          <w:noProof/>
          <w:sz w:val="21"/>
          <w:szCs w:val="22"/>
        </w:rPr>
      </w:pPr>
      <w:hyperlink w:anchor="_Toc511756900" w:history="1">
        <w:r w:rsidR="00A461BA" w:rsidRPr="0079397B">
          <w:rPr>
            <w:rStyle w:val="a6"/>
            <w:noProof/>
          </w:rPr>
          <w:t>2</w:t>
        </w:r>
        <w:r w:rsidR="00A461BA" w:rsidRPr="0079397B">
          <w:rPr>
            <w:rStyle w:val="a6"/>
            <w:rFonts w:hint="eastAsia"/>
            <w:noProof/>
          </w:rPr>
          <w:t xml:space="preserve"> </w:t>
        </w:r>
        <w:r w:rsidR="00A461BA" w:rsidRPr="0079397B">
          <w:rPr>
            <w:rStyle w:val="a6"/>
            <w:rFonts w:hint="eastAsia"/>
            <w:noProof/>
          </w:rPr>
          <w:t>多标签分类相关研究</w:t>
        </w:r>
        <w:r w:rsidR="00A461BA">
          <w:rPr>
            <w:noProof/>
            <w:webHidden/>
          </w:rPr>
          <w:tab/>
        </w:r>
        <w:r w:rsidR="00A461BA">
          <w:rPr>
            <w:noProof/>
            <w:webHidden/>
          </w:rPr>
          <w:fldChar w:fldCharType="begin"/>
        </w:r>
        <w:r w:rsidR="00A461BA">
          <w:rPr>
            <w:noProof/>
            <w:webHidden/>
          </w:rPr>
          <w:instrText xml:space="preserve"> PAGEREF _Toc511756900 \h </w:instrText>
        </w:r>
        <w:r w:rsidR="00A461BA">
          <w:rPr>
            <w:noProof/>
            <w:webHidden/>
          </w:rPr>
        </w:r>
        <w:r w:rsidR="00A461BA">
          <w:rPr>
            <w:noProof/>
            <w:webHidden/>
          </w:rPr>
          <w:fldChar w:fldCharType="separate"/>
        </w:r>
        <w:r w:rsidR="00A461BA">
          <w:rPr>
            <w:noProof/>
            <w:webHidden/>
          </w:rPr>
          <w:t>6</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01" w:history="1">
        <w:r w:rsidR="00A461BA" w:rsidRPr="0079397B">
          <w:rPr>
            <w:rStyle w:val="a6"/>
            <w:noProof/>
          </w:rPr>
          <w:t>2.1</w:t>
        </w:r>
        <w:r w:rsidR="00A461BA" w:rsidRPr="0079397B">
          <w:rPr>
            <w:rStyle w:val="a6"/>
            <w:rFonts w:hint="eastAsia"/>
            <w:noProof/>
          </w:rPr>
          <w:t xml:space="preserve"> </w:t>
        </w:r>
        <w:r w:rsidR="00A461BA" w:rsidRPr="0079397B">
          <w:rPr>
            <w:rStyle w:val="a6"/>
            <w:rFonts w:hint="eastAsia"/>
            <w:noProof/>
          </w:rPr>
          <w:t>单标签分类的局限性</w:t>
        </w:r>
        <w:r w:rsidR="00A461BA">
          <w:rPr>
            <w:noProof/>
            <w:webHidden/>
          </w:rPr>
          <w:tab/>
        </w:r>
        <w:r w:rsidR="00A461BA">
          <w:rPr>
            <w:noProof/>
            <w:webHidden/>
          </w:rPr>
          <w:fldChar w:fldCharType="begin"/>
        </w:r>
        <w:r w:rsidR="00A461BA">
          <w:rPr>
            <w:noProof/>
            <w:webHidden/>
          </w:rPr>
          <w:instrText xml:space="preserve"> PAGEREF _Toc511756901 \h </w:instrText>
        </w:r>
        <w:r w:rsidR="00A461BA">
          <w:rPr>
            <w:noProof/>
            <w:webHidden/>
          </w:rPr>
        </w:r>
        <w:r w:rsidR="00A461BA">
          <w:rPr>
            <w:noProof/>
            <w:webHidden/>
          </w:rPr>
          <w:fldChar w:fldCharType="separate"/>
        </w:r>
        <w:r w:rsidR="00A461BA">
          <w:rPr>
            <w:noProof/>
            <w:webHidden/>
          </w:rPr>
          <w:t>6</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02" w:history="1">
        <w:r w:rsidR="00A461BA" w:rsidRPr="0079397B">
          <w:rPr>
            <w:rStyle w:val="a6"/>
            <w:noProof/>
          </w:rPr>
          <w:t>2.2</w:t>
        </w:r>
        <w:r w:rsidR="00A461BA" w:rsidRPr="0079397B">
          <w:rPr>
            <w:rStyle w:val="a6"/>
            <w:rFonts w:hint="eastAsia"/>
            <w:noProof/>
          </w:rPr>
          <w:t xml:space="preserve"> </w:t>
        </w:r>
        <w:r w:rsidR="00A461BA" w:rsidRPr="0079397B">
          <w:rPr>
            <w:rStyle w:val="a6"/>
            <w:rFonts w:hint="eastAsia"/>
            <w:noProof/>
          </w:rPr>
          <w:t>多标签学习方法</w:t>
        </w:r>
        <w:r w:rsidR="00A461BA">
          <w:rPr>
            <w:noProof/>
            <w:webHidden/>
          </w:rPr>
          <w:tab/>
        </w:r>
        <w:r w:rsidR="00A461BA">
          <w:rPr>
            <w:noProof/>
            <w:webHidden/>
          </w:rPr>
          <w:fldChar w:fldCharType="begin"/>
        </w:r>
        <w:r w:rsidR="00A461BA">
          <w:rPr>
            <w:noProof/>
            <w:webHidden/>
          </w:rPr>
          <w:instrText xml:space="preserve"> PAGEREF _Toc511756902 \h </w:instrText>
        </w:r>
        <w:r w:rsidR="00A461BA">
          <w:rPr>
            <w:noProof/>
            <w:webHidden/>
          </w:rPr>
        </w:r>
        <w:r w:rsidR="00A461BA">
          <w:rPr>
            <w:noProof/>
            <w:webHidden/>
          </w:rPr>
          <w:fldChar w:fldCharType="separate"/>
        </w:r>
        <w:r w:rsidR="00A461BA">
          <w:rPr>
            <w:noProof/>
            <w:webHidden/>
          </w:rPr>
          <w:t>6</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03" w:history="1">
        <w:r w:rsidR="00A461BA" w:rsidRPr="0079397B">
          <w:rPr>
            <w:rStyle w:val="a6"/>
            <w:noProof/>
          </w:rPr>
          <w:t>2.2.1</w:t>
        </w:r>
        <w:r w:rsidR="00A461BA" w:rsidRPr="0079397B">
          <w:rPr>
            <w:rStyle w:val="a6"/>
            <w:rFonts w:hint="eastAsia"/>
            <w:noProof/>
          </w:rPr>
          <w:t xml:space="preserve"> </w:t>
        </w:r>
        <w:r w:rsidR="00A461BA" w:rsidRPr="0079397B">
          <w:rPr>
            <w:rStyle w:val="a6"/>
            <w:rFonts w:hint="eastAsia"/>
            <w:noProof/>
          </w:rPr>
          <w:t>多标签学习的形式化描述</w:t>
        </w:r>
        <w:r w:rsidR="00A461BA">
          <w:rPr>
            <w:noProof/>
            <w:webHidden/>
          </w:rPr>
          <w:tab/>
        </w:r>
        <w:r w:rsidR="00A461BA">
          <w:rPr>
            <w:noProof/>
            <w:webHidden/>
          </w:rPr>
          <w:fldChar w:fldCharType="begin"/>
        </w:r>
        <w:r w:rsidR="00A461BA">
          <w:rPr>
            <w:noProof/>
            <w:webHidden/>
          </w:rPr>
          <w:instrText xml:space="preserve"> PAGEREF _Toc511756903 \h </w:instrText>
        </w:r>
        <w:r w:rsidR="00A461BA">
          <w:rPr>
            <w:noProof/>
            <w:webHidden/>
          </w:rPr>
        </w:r>
        <w:r w:rsidR="00A461BA">
          <w:rPr>
            <w:noProof/>
            <w:webHidden/>
          </w:rPr>
          <w:fldChar w:fldCharType="separate"/>
        </w:r>
        <w:r w:rsidR="00A461BA">
          <w:rPr>
            <w:noProof/>
            <w:webHidden/>
          </w:rPr>
          <w:t>6</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04" w:history="1">
        <w:r w:rsidR="00A461BA" w:rsidRPr="0079397B">
          <w:rPr>
            <w:rStyle w:val="a6"/>
            <w:noProof/>
          </w:rPr>
          <w:t>2.2.2</w:t>
        </w:r>
        <w:r w:rsidR="00A461BA" w:rsidRPr="0079397B">
          <w:rPr>
            <w:rStyle w:val="a6"/>
            <w:rFonts w:hint="eastAsia"/>
            <w:noProof/>
          </w:rPr>
          <w:t xml:space="preserve"> </w:t>
        </w:r>
        <w:r w:rsidR="00A461BA" w:rsidRPr="0079397B">
          <w:rPr>
            <w:rStyle w:val="a6"/>
            <w:rFonts w:hint="eastAsia"/>
            <w:noProof/>
          </w:rPr>
          <w:t>多标签学习的统计评价方法</w:t>
        </w:r>
        <w:r w:rsidR="00A461BA">
          <w:rPr>
            <w:noProof/>
            <w:webHidden/>
          </w:rPr>
          <w:tab/>
        </w:r>
        <w:r w:rsidR="00A461BA">
          <w:rPr>
            <w:noProof/>
            <w:webHidden/>
          </w:rPr>
          <w:fldChar w:fldCharType="begin"/>
        </w:r>
        <w:r w:rsidR="00A461BA">
          <w:rPr>
            <w:noProof/>
            <w:webHidden/>
          </w:rPr>
          <w:instrText xml:space="preserve"> PAGEREF _Toc511756904 \h </w:instrText>
        </w:r>
        <w:r w:rsidR="00A461BA">
          <w:rPr>
            <w:noProof/>
            <w:webHidden/>
          </w:rPr>
        </w:r>
        <w:r w:rsidR="00A461BA">
          <w:rPr>
            <w:noProof/>
            <w:webHidden/>
          </w:rPr>
          <w:fldChar w:fldCharType="separate"/>
        </w:r>
        <w:r w:rsidR="00A461BA">
          <w:rPr>
            <w:noProof/>
            <w:webHidden/>
          </w:rPr>
          <w:t>7</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05" w:history="1">
        <w:r w:rsidR="00A461BA" w:rsidRPr="0079397B">
          <w:rPr>
            <w:rStyle w:val="a6"/>
            <w:noProof/>
          </w:rPr>
          <w:t>2.2.3</w:t>
        </w:r>
        <w:r w:rsidR="00A461BA" w:rsidRPr="0079397B">
          <w:rPr>
            <w:rStyle w:val="a6"/>
            <w:rFonts w:hint="eastAsia"/>
            <w:noProof/>
          </w:rPr>
          <w:t xml:space="preserve"> </w:t>
        </w:r>
        <w:r w:rsidR="00A461BA" w:rsidRPr="0079397B">
          <w:rPr>
            <w:rStyle w:val="a6"/>
            <w:rFonts w:hint="eastAsia"/>
            <w:noProof/>
          </w:rPr>
          <w:t>多标签学习方法</w:t>
        </w:r>
        <w:r w:rsidR="00A461BA">
          <w:rPr>
            <w:noProof/>
            <w:webHidden/>
          </w:rPr>
          <w:tab/>
        </w:r>
        <w:r w:rsidR="00A461BA">
          <w:rPr>
            <w:noProof/>
            <w:webHidden/>
          </w:rPr>
          <w:fldChar w:fldCharType="begin"/>
        </w:r>
        <w:r w:rsidR="00A461BA">
          <w:rPr>
            <w:noProof/>
            <w:webHidden/>
          </w:rPr>
          <w:instrText xml:space="preserve"> PAGEREF _Toc511756905 \h </w:instrText>
        </w:r>
        <w:r w:rsidR="00A461BA">
          <w:rPr>
            <w:noProof/>
            <w:webHidden/>
          </w:rPr>
        </w:r>
        <w:r w:rsidR="00A461BA">
          <w:rPr>
            <w:noProof/>
            <w:webHidden/>
          </w:rPr>
          <w:fldChar w:fldCharType="separate"/>
        </w:r>
        <w:r w:rsidR="00A461BA">
          <w:rPr>
            <w:noProof/>
            <w:webHidden/>
          </w:rPr>
          <w:t>9</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06" w:history="1">
        <w:r w:rsidR="00A461BA" w:rsidRPr="0079397B">
          <w:rPr>
            <w:rStyle w:val="a6"/>
            <w:noProof/>
          </w:rPr>
          <w:t>2.3</w:t>
        </w:r>
        <w:r w:rsidR="00A461BA" w:rsidRPr="0079397B">
          <w:rPr>
            <w:rStyle w:val="a6"/>
            <w:rFonts w:hint="eastAsia"/>
            <w:noProof/>
          </w:rPr>
          <w:t xml:space="preserve"> </w:t>
        </w:r>
        <w:r w:rsidR="00A461BA" w:rsidRPr="0079397B">
          <w:rPr>
            <w:rStyle w:val="a6"/>
            <w:rFonts w:hint="eastAsia"/>
            <w:noProof/>
          </w:rPr>
          <w:t>标签不均衡性处理</w:t>
        </w:r>
        <w:r w:rsidR="00A461BA">
          <w:rPr>
            <w:noProof/>
            <w:webHidden/>
          </w:rPr>
          <w:tab/>
        </w:r>
        <w:r w:rsidR="00A461BA">
          <w:rPr>
            <w:noProof/>
            <w:webHidden/>
          </w:rPr>
          <w:fldChar w:fldCharType="begin"/>
        </w:r>
        <w:r w:rsidR="00A461BA">
          <w:rPr>
            <w:noProof/>
            <w:webHidden/>
          </w:rPr>
          <w:instrText xml:space="preserve"> PAGEREF _Toc511756906 \h </w:instrText>
        </w:r>
        <w:r w:rsidR="00A461BA">
          <w:rPr>
            <w:noProof/>
            <w:webHidden/>
          </w:rPr>
        </w:r>
        <w:r w:rsidR="00A461BA">
          <w:rPr>
            <w:noProof/>
            <w:webHidden/>
          </w:rPr>
          <w:fldChar w:fldCharType="separate"/>
        </w:r>
        <w:r w:rsidR="00A461BA">
          <w:rPr>
            <w:noProof/>
            <w:webHidden/>
          </w:rPr>
          <w:t>12</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07" w:history="1">
        <w:r w:rsidR="00A461BA" w:rsidRPr="0079397B">
          <w:rPr>
            <w:rStyle w:val="a6"/>
            <w:noProof/>
          </w:rPr>
          <w:t>2.3.1</w:t>
        </w:r>
        <w:r w:rsidR="00A461BA" w:rsidRPr="0079397B">
          <w:rPr>
            <w:rStyle w:val="a6"/>
            <w:rFonts w:hint="eastAsia"/>
            <w:noProof/>
          </w:rPr>
          <w:t xml:space="preserve"> </w:t>
        </w:r>
        <w:r w:rsidR="00A461BA" w:rsidRPr="0079397B">
          <w:rPr>
            <w:rStyle w:val="a6"/>
            <w:rFonts w:hint="eastAsia"/>
            <w:noProof/>
          </w:rPr>
          <w:t>单标签分类中类别不均衡性问题</w:t>
        </w:r>
        <w:r w:rsidR="00A461BA">
          <w:rPr>
            <w:noProof/>
            <w:webHidden/>
          </w:rPr>
          <w:tab/>
        </w:r>
        <w:r w:rsidR="00A461BA">
          <w:rPr>
            <w:noProof/>
            <w:webHidden/>
          </w:rPr>
          <w:fldChar w:fldCharType="begin"/>
        </w:r>
        <w:r w:rsidR="00A461BA">
          <w:rPr>
            <w:noProof/>
            <w:webHidden/>
          </w:rPr>
          <w:instrText xml:space="preserve"> PAGEREF _Toc511756907 \h </w:instrText>
        </w:r>
        <w:r w:rsidR="00A461BA">
          <w:rPr>
            <w:noProof/>
            <w:webHidden/>
          </w:rPr>
        </w:r>
        <w:r w:rsidR="00A461BA">
          <w:rPr>
            <w:noProof/>
            <w:webHidden/>
          </w:rPr>
          <w:fldChar w:fldCharType="separate"/>
        </w:r>
        <w:r w:rsidR="00A461BA">
          <w:rPr>
            <w:noProof/>
            <w:webHidden/>
          </w:rPr>
          <w:t>12</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08" w:history="1">
        <w:r w:rsidR="00A461BA" w:rsidRPr="0079397B">
          <w:rPr>
            <w:rStyle w:val="a6"/>
            <w:noProof/>
          </w:rPr>
          <w:t>2.3.2</w:t>
        </w:r>
        <w:r w:rsidR="00A461BA" w:rsidRPr="0079397B">
          <w:rPr>
            <w:rStyle w:val="a6"/>
            <w:rFonts w:hint="eastAsia"/>
            <w:noProof/>
          </w:rPr>
          <w:t xml:space="preserve"> </w:t>
        </w:r>
        <w:r w:rsidR="00A461BA" w:rsidRPr="0079397B">
          <w:rPr>
            <w:rStyle w:val="a6"/>
            <w:rFonts w:hint="eastAsia"/>
            <w:noProof/>
          </w:rPr>
          <w:t>多标签类别不均衡性探讨</w:t>
        </w:r>
        <w:r w:rsidR="00A461BA">
          <w:rPr>
            <w:noProof/>
            <w:webHidden/>
          </w:rPr>
          <w:tab/>
        </w:r>
        <w:r w:rsidR="00A461BA">
          <w:rPr>
            <w:noProof/>
            <w:webHidden/>
          </w:rPr>
          <w:fldChar w:fldCharType="begin"/>
        </w:r>
        <w:r w:rsidR="00A461BA">
          <w:rPr>
            <w:noProof/>
            <w:webHidden/>
          </w:rPr>
          <w:instrText xml:space="preserve"> PAGEREF _Toc511756908 \h </w:instrText>
        </w:r>
        <w:r w:rsidR="00A461BA">
          <w:rPr>
            <w:noProof/>
            <w:webHidden/>
          </w:rPr>
        </w:r>
        <w:r w:rsidR="00A461BA">
          <w:rPr>
            <w:noProof/>
            <w:webHidden/>
          </w:rPr>
          <w:fldChar w:fldCharType="separate"/>
        </w:r>
        <w:r w:rsidR="00A461BA">
          <w:rPr>
            <w:noProof/>
            <w:webHidden/>
          </w:rPr>
          <w:t>12</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09" w:history="1">
        <w:r w:rsidR="00A461BA" w:rsidRPr="0079397B">
          <w:rPr>
            <w:rStyle w:val="a6"/>
            <w:noProof/>
          </w:rPr>
          <w:t>2.3.3</w:t>
        </w:r>
        <w:r w:rsidR="00A461BA" w:rsidRPr="0079397B">
          <w:rPr>
            <w:rStyle w:val="a6"/>
            <w:rFonts w:hint="eastAsia"/>
            <w:noProof/>
          </w:rPr>
          <w:t xml:space="preserve"> </w:t>
        </w:r>
        <w:r w:rsidR="00A461BA" w:rsidRPr="0079397B">
          <w:rPr>
            <w:rStyle w:val="a6"/>
            <w:rFonts w:hint="eastAsia"/>
            <w:noProof/>
          </w:rPr>
          <w:t>多标签类别不均衡性的问题处理方法</w:t>
        </w:r>
        <w:r w:rsidR="00A461BA">
          <w:rPr>
            <w:noProof/>
            <w:webHidden/>
          </w:rPr>
          <w:tab/>
        </w:r>
        <w:r w:rsidR="00A461BA">
          <w:rPr>
            <w:noProof/>
            <w:webHidden/>
          </w:rPr>
          <w:fldChar w:fldCharType="begin"/>
        </w:r>
        <w:r w:rsidR="00A461BA">
          <w:rPr>
            <w:noProof/>
            <w:webHidden/>
          </w:rPr>
          <w:instrText xml:space="preserve"> PAGEREF _Toc511756909 \h </w:instrText>
        </w:r>
        <w:r w:rsidR="00A461BA">
          <w:rPr>
            <w:noProof/>
            <w:webHidden/>
          </w:rPr>
        </w:r>
        <w:r w:rsidR="00A461BA">
          <w:rPr>
            <w:noProof/>
            <w:webHidden/>
          </w:rPr>
          <w:fldChar w:fldCharType="separate"/>
        </w:r>
        <w:r w:rsidR="00A461BA">
          <w:rPr>
            <w:noProof/>
            <w:webHidden/>
          </w:rPr>
          <w:t>13</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10" w:history="1">
        <w:r w:rsidR="00A461BA" w:rsidRPr="0079397B">
          <w:rPr>
            <w:rStyle w:val="a6"/>
            <w:noProof/>
          </w:rPr>
          <w:t>2.4</w:t>
        </w:r>
        <w:r w:rsidR="00A461BA" w:rsidRPr="0079397B">
          <w:rPr>
            <w:rStyle w:val="a6"/>
            <w:rFonts w:hint="eastAsia"/>
            <w:noProof/>
          </w:rPr>
          <w:t xml:space="preserve"> </w:t>
        </w:r>
        <w:r w:rsidR="00A461BA" w:rsidRPr="0079397B">
          <w:rPr>
            <w:rStyle w:val="a6"/>
            <w:rFonts w:hint="eastAsia"/>
            <w:noProof/>
          </w:rPr>
          <w:t>本章小结</w:t>
        </w:r>
        <w:r w:rsidR="00A461BA">
          <w:rPr>
            <w:noProof/>
            <w:webHidden/>
          </w:rPr>
          <w:tab/>
        </w:r>
        <w:r w:rsidR="00A461BA">
          <w:rPr>
            <w:noProof/>
            <w:webHidden/>
          </w:rPr>
          <w:fldChar w:fldCharType="begin"/>
        </w:r>
        <w:r w:rsidR="00A461BA">
          <w:rPr>
            <w:noProof/>
            <w:webHidden/>
          </w:rPr>
          <w:instrText xml:space="preserve"> PAGEREF _Toc511756910 \h </w:instrText>
        </w:r>
        <w:r w:rsidR="00A461BA">
          <w:rPr>
            <w:noProof/>
            <w:webHidden/>
          </w:rPr>
        </w:r>
        <w:r w:rsidR="00A461BA">
          <w:rPr>
            <w:noProof/>
            <w:webHidden/>
          </w:rPr>
          <w:fldChar w:fldCharType="separate"/>
        </w:r>
        <w:r w:rsidR="00A461BA">
          <w:rPr>
            <w:noProof/>
            <w:webHidden/>
          </w:rPr>
          <w:t>14</w:t>
        </w:r>
        <w:r w:rsidR="00A461BA">
          <w:rPr>
            <w:noProof/>
            <w:webHidden/>
          </w:rPr>
          <w:fldChar w:fldCharType="end"/>
        </w:r>
      </w:hyperlink>
    </w:p>
    <w:p w:rsidR="00A461BA" w:rsidRPr="003B26C0" w:rsidRDefault="0027796B">
      <w:pPr>
        <w:pStyle w:val="10"/>
        <w:tabs>
          <w:tab w:val="right" w:leader="dot" w:pos="8949"/>
        </w:tabs>
        <w:rPr>
          <w:rFonts w:ascii="Calibri" w:hAnsi="Calibri"/>
          <w:noProof/>
          <w:sz w:val="21"/>
          <w:szCs w:val="22"/>
        </w:rPr>
      </w:pPr>
      <w:hyperlink w:anchor="_Toc511756911" w:history="1">
        <w:r w:rsidR="00A461BA" w:rsidRPr="0079397B">
          <w:rPr>
            <w:rStyle w:val="a6"/>
            <w:noProof/>
          </w:rPr>
          <w:t>3</w:t>
        </w:r>
        <w:r w:rsidR="00A461BA" w:rsidRPr="0079397B">
          <w:rPr>
            <w:rStyle w:val="a6"/>
            <w:rFonts w:hint="eastAsia"/>
            <w:noProof/>
          </w:rPr>
          <w:t xml:space="preserve"> </w:t>
        </w:r>
        <w:r w:rsidR="00A461BA" w:rsidRPr="0079397B">
          <w:rPr>
            <w:rStyle w:val="a6"/>
            <w:rFonts w:hint="eastAsia"/>
            <w:noProof/>
          </w:rPr>
          <w:t>心血管病预测模型研究</w:t>
        </w:r>
        <w:r w:rsidR="00A461BA">
          <w:rPr>
            <w:noProof/>
            <w:webHidden/>
          </w:rPr>
          <w:tab/>
        </w:r>
        <w:r w:rsidR="00A461BA">
          <w:rPr>
            <w:noProof/>
            <w:webHidden/>
          </w:rPr>
          <w:fldChar w:fldCharType="begin"/>
        </w:r>
        <w:r w:rsidR="00A461BA">
          <w:rPr>
            <w:noProof/>
            <w:webHidden/>
          </w:rPr>
          <w:instrText xml:space="preserve"> PAGEREF _Toc511756911 \h </w:instrText>
        </w:r>
        <w:r w:rsidR="00A461BA">
          <w:rPr>
            <w:noProof/>
            <w:webHidden/>
          </w:rPr>
        </w:r>
        <w:r w:rsidR="00A461BA">
          <w:rPr>
            <w:noProof/>
            <w:webHidden/>
          </w:rPr>
          <w:fldChar w:fldCharType="separate"/>
        </w:r>
        <w:r w:rsidR="00A461BA">
          <w:rPr>
            <w:noProof/>
            <w:webHidden/>
          </w:rPr>
          <w:t>15</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12" w:history="1">
        <w:r w:rsidR="00A461BA" w:rsidRPr="0079397B">
          <w:rPr>
            <w:rStyle w:val="a6"/>
            <w:noProof/>
          </w:rPr>
          <w:t>3.1</w:t>
        </w:r>
        <w:r w:rsidR="00A461BA" w:rsidRPr="0079397B">
          <w:rPr>
            <w:rStyle w:val="a6"/>
            <w:rFonts w:hint="eastAsia"/>
            <w:noProof/>
          </w:rPr>
          <w:t xml:space="preserve"> </w:t>
        </w:r>
        <w:r w:rsidR="00A461BA" w:rsidRPr="0079397B">
          <w:rPr>
            <w:rStyle w:val="a6"/>
            <w:rFonts w:hint="eastAsia"/>
            <w:noProof/>
          </w:rPr>
          <w:t>模型建立的目标和步骤</w:t>
        </w:r>
        <w:r w:rsidR="00A461BA">
          <w:rPr>
            <w:noProof/>
            <w:webHidden/>
          </w:rPr>
          <w:tab/>
        </w:r>
        <w:r w:rsidR="00A461BA">
          <w:rPr>
            <w:noProof/>
            <w:webHidden/>
          </w:rPr>
          <w:fldChar w:fldCharType="begin"/>
        </w:r>
        <w:r w:rsidR="00A461BA">
          <w:rPr>
            <w:noProof/>
            <w:webHidden/>
          </w:rPr>
          <w:instrText xml:space="preserve"> PAGEREF _Toc511756912 \h </w:instrText>
        </w:r>
        <w:r w:rsidR="00A461BA">
          <w:rPr>
            <w:noProof/>
            <w:webHidden/>
          </w:rPr>
        </w:r>
        <w:r w:rsidR="00A461BA">
          <w:rPr>
            <w:noProof/>
            <w:webHidden/>
          </w:rPr>
          <w:fldChar w:fldCharType="separate"/>
        </w:r>
        <w:r w:rsidR="00A461BA">
          <w:rPr>
            <w:noProof/>
            <w:webHidden/>
          </w:rPr>
          <w:t>15</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13" w:history="1">
        <w:r w:rsidR="00A461BA" w:rsidRPr="0079397B">
          <w:rPr>
            <w:rStyle w:val="a6"/>
            <w:noProof/>
          </w:rPr>
          <w:t>3.2</w:t>
        </w:r>
        <w:r w:rsidR="00A461BA" w:rsidRPr="0079397B">
          <w:rPr>
            <w:rStyle w:val="a6"/>
            <w:rFonts w:hint="eastAsia"/>
            <w:noProof/>
          </w:rPr>
          <w:t xml:space="preserve"> </w:t>
        </w:r>
        <w:r w:rsidR="00A461BA" w:rsidRPr="0079397B">
          <w:rPr>
            <w:rStyle w:val="a6"/>
            <w:rFonts w:hint="eastAsia"/>
            <w:noProof/>
          </w:rPr>
          <w:t>心血管疾病数据采集</w:t>
        </w:r>
        <w:r w:rsidR="00A461BA">
          <w:rPr>
            <w:noProof/>
            <w:webHidden/>
          </w:rPr>
          <w:tab/>
        </w:r>
        <w:r w:rsidR="00A461BA">
          <w:rPr>
            <w:noProof/>
            <w:webHidden/>
          </w:rPr>
          <w:fldChar w:fldCharType="begin"/>
        </w:r>
        <w:r w:rsidR="00A461BA">
          <w:rPr>
            <w:noProof/>
            <w:webHidden/>
          </w:rPr>
          <w:instrText xml:space="preserve"> PAGEREF _Toc511756913 \h </w:instrText>
        </w:r>
        <w:r w:rsidR="00A461BA">
          <w:rPr>
            <w:noProof/>
            <w:webHidden/>
          </w:rPr>
        </w:r>
        <w:r w:rsidR="00A461BA">
          <w:rPr>
            <w:noProof/>
            <w:webHidden/>
          </w:rPr>
          <w:fldChar w:fldCharType="separate"/>
        </w:r>
        <w:r w:rsidR="00A461BA">
          <w:rPr>
            <w:noProof/>
            <w:webHidden/>
          </w:rPr>
          <w:t>16</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14" w:history="1">
        <w:r w:rsidR="00A461BA" w:rsidRPr="0079397B">
          <w:rPr>
            <w:rStyle w:val="a6"/>
            <w:noProof/>
          </w:rPr>
          <w:t>3.2.1</w:t>
        </w:r>
        <w:r w:rsidR="00A461BA" w:rsidRPr="0079397B">
          <w:rPr>
            <w:rStyle w:val="a6"/>
            <w:rFonts w:hint="eastAsia"/>
            <w:noProof/>
          </w:rPr>
          <w:t xml:space="preserve"> </w:t>
        </w:r>
        <w:r w:rsidR="00A461BA" w:rsidRPr="0079397B">
          <w:rPr>
            <w:rStyle w:val="a6"/>
            <w:rFonts w:hint="eastAsia"/>
            <w:noProof/>
          </w:rPr>
          <w:t>数据集分析</w:t>
        </w:r>
        <w:r w:rsidR="00A461BA">
          <w:rPr>
            <w:noProof/>
            <w:webHidden/>
          </w:rPr>
          <w:tab/>
        </w:r>
        <w:r w:rsidR="00A461BA">
          <w:rPr>
            <w:noProof/>
            <w:webHidden/>
          </w:rPr>
          <w:fldChar w:fldCharType="begin"/>
        </w:r>
        <w:r w:rsidR="00A461BA">
          <w:rPr>
            <w:noProof/>
            <w:webHidden/>
          </w:rPr>
          <w:instrText xml:space="preserve"> PAGEREF _Toc511756914 \h </w:instrText>
        </w:r>
        <w:r w:rsidR="00A461BA">
          <w:rPr>
            <w:noProof/>
            <w:webHidden/>
          </w:rPr>
        </w:r>
        <w:r w:rsidR="00A461BA">
          <w:rPr>
            <w:noProof/>
            <w:webHidden/>
          </w:rPr>
          <w:fldChar w:fldCharType="separate"/>
        </w:r>
        <w:r w:rsidR="00A461BA">
          <w:rPr>
            <w:noProof/>
            <w:webHidden/>
          </w:rPr>
          <w:t>16</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15" w:history="1">
        <w:r w:rsidR="00A461BA" w:rsidRPr="0079397B">
          <w:rPr>
            <w:rStyle w:val="a6"/>
            <w:noProof/>
          </w:rPr>
          <w:t>3.2.2</w:t>
        </w:r>
        <w:r w:rsidR="00A461BA" w:rsidRPr="0079397B">
          <w:rPr>
            <w:rStyle w:val="a6"/>
            <w:rFonts w:hint="eastAsia"/>
            <w:noProof/>
          </w:rPr>
          <w:t xml:space="preserve"> </w:t>
        </w:r>
        <w:r w:rsidR="00A461BA" w:rsidRPr="0079397B">
          <w:rPr>
            <w:rStyle w:val="a6"/>
            <w:rFonts w:hint="eastAsia"/>
            <w:noProof/>
          </w:rPr>
          <w:t>研究对象及预测目标的选取</w:t>
        </w:r>
        <w:r w:rsidR="00A461BA">
          <w:rPr>
            <w:noProof/>
            <w:webHidden/>
          </w:rPr>
          <w:tab/>
        </w:r>
        <w:r w:rsidR="00A461BA">
          <w:rPr>
            <w:noProof/>
            <w:webHidden/>
          </w:rPr>
          <w:fldChar w:fldCharType="begin"/>
        </w:r>
        <w:r w:rsidR="00A461BA">
          <w:rPr>
            <w:noProof/>
            <w:webHidden/>
          </w:rPr>
          <w:instrText xml:space="preserve"> PAGEREF _Toc511756915 \h </w:instrText>
        </w:r>
        <w:r w:rsidR="00A461BA">
          <w:rPr>
            <w:noProof/>
            <w:webHidden/>
          </w:rPr>
        </w:r>
        <w:r w:rsidR="00A461BA">
          <w:rPr>
            <w:noProof/>
            <w:webHidden/>
          </w:rPr>
          <w:fldChar w:fldCharType="separate"/>
        </w:r>
        <w:r w:rsidR="00A461BA">
          <w:rPr>
            <w:noProof/>
            <w:webHidden/>
          </w:rPr>
          <w:t>17</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16" w:history="1">
        <w:r w:rsidR="00A461BA" w:rsidRPr="0079397B">
          <w:rPr>
            <w:rStyle w:val="a6"/>
            <w:noProof/>
          </w:rPr>
          <w:t>3.2.3</w:t>
        </w:r>
        <w:r w:rsidR="00A461BA" w:rsidRPr="0079397B">
          <w:rPr>
            <w:rStyle w:val="a6"/>
            <w:rFonts w:hint="eastAsia"/>
            <w:noProof/>
          </w:rPr>
          <w:t xml:space="preserve"> </w:t>
        </w:r>
        <w:r w:rsidR="00A461BA" w:rsidRPr="0079397B">
          <w:rPr>
            <w:rStyle w:val="a6"/>
            <w:rFonts w:hint="eastAsia"/>
            <w:noProof/>
          </w:rPr>
          <w:t>数据采集实现</w:t>
        </w:r>
        <w:r w:rsidR="00A461BA">
          <w:rPr>
            <w:noProof/>
            <w:webHidden/>
          </w:rPr>
          <w:tab/>
        </w:r>
        <w:r w:rsidR="00A461BA">
          <w:rPr>
            <w:noProof/>
            <w:webHidden/>
          </w:rPr>
          <w:fldChar w:fldCharType="begin"/>
        </w:r>
        <w:r w:rsidR="00A461BA">
          <w:rPr>
            <w:noProof/>
            <w:webHidden/>
          </w:rPr>
          <w:instrText xml:space="preserve"> PAGEREF _Toc511756916 \h </w:instrText>
        </w:r>
        <w:r w:rsidR="00A461BA">
          <w:rPr>
            <w:noProof/>
            <w:webHidden/>
          </w:rPr>
        </w:r>
        <w:r w:rsidR="00A461BA">
          <w:rPr>
            <w:noProof/>
            <w:webHidden/>
          </w:rPr>
          <w:fldChar w:fldCharType="separate"/>
        </w:r>
        <w:r w:rsidR="00A461BA">
          <w:rPr>
            <w:noProof/>
            <w:webHidden/>
          </w:rPr>
          <w:t>18</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17" w:history="1">
        <w:r w:rsidR="00A461BA" w:rsidRPr="0079397B">
          <w:rPr>
            <w:rStyle w:val="a6"/>
            <w:noProof/>
          </w:rPr>
          <w:t>3.3</w:t>
        </w:r>
        <w:r w:rsidR="00A461BA" w:rsidRPr="0079397B">
          <w:rPr>
            <w:rStyle w:val="a6"/>
            <w:rFonts w:hint="eastAsia"/>
            <w:noProof/>
          </w:rPr>
          <w:t xml:space="preserve"> </w:t>
        </w:r>
        <w:r w:rsidR="00A461BA" w:rsidRPr="0079397B">
          <w:rPr>
            <w:rStyle w:val="a6"/>
            <w:rFonts w:hint="eastAsia"/>
            <w:noProof/>
          </w:rPr>
          <w:t>患病记录数据预处理</w:t>
        </w:r>
        <w:r w:rsidR="00A461BA">
          <w:rPr>
            <w:noProof/>
            <w:webHidden/>
          </w:rPr>
          <w:tab/>
        </w:r>
        <w:r w:rsidR="00A461BA">
          <w:rPr>
            <w:noProof/>
            <w:webHidden/>
          </w:rPr>
          <w:fldChar w:fldCharType="begin"/>
        </w:r>
        <w:r w:rsidR="00A461BA">
          <w:rPr>
            <w:noProof/>
            <w:webHidden/>
          </w:rPr>
          <w:instrText xml:space="preserve"> PAGEREF _Toc511756917 \h </w:instrText>
        </w:r>
        <w:r w:rsidR="00A461BA">
          <w:rPr>
            <w:noProof/>
            <w:webHidden/>
          </w:rPr>
        </w:r>
        <w:r w:rsidR="00A461BA">
          <w:rPr>
            <w:noProof/>
            <w:webHidden/>
          </w:rPr>
          <w:fldChar w:fldCharType="separate"/>
        </w:r>
        <w:r w:rsidR="00A461BA">
          <w:rPr>
            <w:noProof/>
            <w:webHidden/>
          </w:rPr>
          <w:t>20</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18" w:history="1">
        <w:r w:rsidR="00A461BA" w:rsidRPr="0079397B">
          <w:rPr>
            <w:rStyle w:val="a6"/>
            <w:noProof/>
          </w:rPr>
          <w:t>3.3.1</w:t>
        </w:r>
        <w:r w:rsidR="00A461BA" w:rsidRPr="0079397B">
          <w:rPr>
            <w:rStyle w:val="a6"/>
            <w:rFonts w:hint="eastAsia"/>
            <w:noProof/>
          </w:rPr>
          <w:t xml:space="preserve"> </w:t>
        </w:r>
        <w:r w:rsidR="00A461BA" w:rsidRPr="0079397B">
          <w:rPr>
            <w:rStyle w:val="a6"/>
            <w:rFonts w:hint="eastAsia"/>
            <w:noProof/>
          </w:rPr>
          <w:t>数据清洗与有效数据提取</w:t>
        </w:r>
        <w:r w:rsidR="00A461BA">
          <w:rPr>
            <w:noProof/>
            <w:webHidden/>
          </w:rPr>
          <w:tab/>
        </w:r>
        <w:r w:rsidR="00A461BA">
          <w:rPr>
            <w:noProof/>
            <w:webHidden/>
          </w:rPr>
          <w:fldChar w:fldCharType="begin"/>
        </w:r>
        <w:r w:rsidR="00A461BA">
          <w:rPr>
            <w:noProof/>
            <w:webHidden/>
          </w:rPr>
          <w:instrText xml:space="preserve"> PAGEREF _Toc511756918 \h </w:instrText>
        </w:r>
        <w:r w:rsidR="00A461BA">
          <w:rPr>
            <w:noProof/>
            <w:webHidden/>
          </w:rPr>
        </w:r>
        <w:r w:rsidR="00A461BA">
          <w:rPr>
            <w:noProof/>
            <w:webHidden/>
          </w:rPr>
          <w:fldChar w:fldCharType="separate"/>
        </w:r>
        <w:r w:rsidR="00A461BA">
          <w:rPr>
            <w:noProof/>
            <w:webHidden/>
          </w:rPr>
          <w:t>20</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19" w:history="1">
        <w:r w:rsidR="00A461BA" w:rsidRPr="0079397B">
          <w:rPr>
            <w:rStyle w:val="a6"/>
            <w:noProof/>
          </w:rPr>
          <w:t>3.3.2</w:t>
        </w:r>
        <w:r w:rsidR="00A461BA" w:rsidRPr="0079397B">
          <w:rPr>
            <w:rStyle w:val="a6"/>
            <w:rFonts w:hint="eastAsia"/>
            <w:noProof/>
          </w:rPr>
          <w:t xml:space="preserve"> </w:t>
        </w:r>
        <w:r w:rsidR="00A461BA" w:rsidRPr="0079397B">
          <w:rPr>
            <w:rStyle w:val="a6"/>
            <w:rFonts w:hint="eastAsia"/>
            <w:noProof/>
          </w:rPr>
          <w:t>异常值处理</w:t>
        </w:r>
        <w:r w:rsidR="00A461BA">
          <w:rPr>
            <w:noProof/>
            <w:webHidden/>
          </w:rPr>
          <w:tab/>
        </w:r>
        <w:r w:rsidR="00A461BA">
          <w:rPr>
            <w:noProof/>
            <w:webHidden/>
          </w:rPr>
          <w:fldChar w:fldCharType="begin"/>
        </w:r>
        <w:r w:rsidR="00A461BA">
          <w:rPr>
            <w:noProof/>
            <w:webHidden/>
          </w:rPr>
          <w:instrText xml:space="preserve"> PAGEREF _Toc511756919 \h </w:instrText>
        </w:r>
        <w:r w:rsidR="00A461BA">
          <w:rPr>
            <w:noProof/>
            <w:webHidden/>
          </w:rPr>
        </w:r>
        <w:r w:rsidR="00A461BA">
          <w:rPr>
            <w:noProof/>
            <w:webHidden/>
          </w:rPr>
          <w:fldChar w:fldCharType="separate"/>
        </w:r>
        <w:r w:rsidR="00A461BA">
          <w:rPr>
            <w:noProof/>
            <w:webHidden/>
          </w:rPr>
          <w:t>21</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20" w:history="1">
        <w:r w:rsidR="00A461BA" w:rsidRPr="0079397B">
          <w:rPr>
            <w:rStyle w:val="a6"/>
            <w:noProof/>
          </w:rPr>
          <w:t>3.3.3</w:t>
        </w:r>
        <w:r w:rsidR="00A461BA" w:rsidRPr="0079397B">
          <w:rPr>
            <w:rStyle w:val="a6"/>
            <w:rFonts w:hint="eastAsia"/>
            <w:noProof/>
          </w:rPr>
          <w:t xml:space="preserve"> </w:t>
        </w:r>
        <w:r w:rsidR="00A461BA" w:rsidRPr="0079397B">
          <w:rPr>
            <w:rStyle w:val="a6"/>
            <w:rFonts w:hint="eastAsia"/>
            <w:noProof/>
          </w:rPr>
          <w:t>缺失值处理</w:t>
        </w:r>
        <w:r w:rsidR="00A461BA">
          <w:rPr>
            <w:noProof/>
            <w:webHidden/>
          </w:rPr>
          <w:tab/>
        </w:r>
        <w:r w:rsidR="00A461BA">
          <w:rPr>
            <w:noProof/>
            <w:webHidden/>
          </w:rPr>
          <w:fldChar w:fldCharType="begin"/>
        </w:r>
        <w:r w:rsidR="00A461BA">
          <w:rPr>
            <w:noProof/>
            <w:webHidden/>
          </w:rPr>
          <w:instrText xml:space="preserve"> PAGEREF _Toc511756920 \h </w:instrText>
        </w:r>
        <w:r w:rsidR="00A461BA">
          <w:rPr>
            <w:noProof/>
            <w:webHidden/>
          </w:rPr>
        </w:r>
        <w:r w:rsidR="00A461BA">
          <w:rPr>
            <w:noProof/>
            <w:webHidden/>
          </w:rPr>
          <w:fldChar w:fldCharType="separate"/>
        </w:r>
        <w:r w:rsidR="00A461BA">
          <w:rPr>
            <w:noProof/>
            <w:webHidden/>
          </w:rPr>
          <w:t>21</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21" w:history="1">
        <w:r w:rsidR="00A461BA" w:rsidRPr="0079397B">
          <w:rPr>
            <w:rStyle w:val="a6"/>
            <w:noProof/>
          </w:rPr>
          <w:t>3.3.4</w:t>
        </w:r>
        <w:r w:rsidR="00A461BA" w:rsidRPr="0079397B">
          <w:rPr>
            <w:rStyle w:val="a6"/>
            <w:rFonts w:hint="eastAsia"/>
            <w:noProof/>
          </w:rPr>
          <w:t xml:space="preserve"> </w:t>
        </w:r>
        <w:r w:rsidR="00A461BA" w:rsidRPr="0079397B">
          <w:rPr>
            <w:rStyle w:val="a6"/>
            <w:rFonts w:hint="eastAsia"/>
            <w:noProof/>
          </w:rPr>
          <w:t>数据预处理实现</w:t>
        </w:r>
        <w:r w:rsidR="00A461BA">
          <w:rPr>
            <w:noProof/>
            <w:webHidden/>
          </w:rPr>
          <w:tab/>
        </w:r>
        <w:r w:rsidR="00A461BA">
          <w:rPr>
            <w:noProof/>
            <w:webHidden/>
          </w:rPr>
          <w:fldChar w:fldCharType="begin"/>
        </w:r>
        <w:r w:rsidR="00A461BA">
          <w:rPr>
            <w:noProof/>
            <w:webHidden/>
          </w:rPr>
          <w:instrText xml:space="preserve"> PAGEREF _Toc511756921 \h </w:instrText>
        </w:r>
        <w:r w:rsidR="00A461BA">
          <w:rPr>
            <w:noProof/>
            <w:webHidden/>
          </w:rPr>
        </w:r>
        <w:r w:rsidR="00A461BA">
          <w:rPr>
            <w:noProof/>
            <w:webHidden/>
          </w:rPr>
          <w:fldChar w:fldCharType="separate"/>
        </w:r>
        <w:r w:rsidR="00A461BA">
          <w:rPr>
            <w:noProof/>
            <w:webHidden/>
          </w:rPr>
          <w:t>22</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22" w:history="1">
        <w:r w:rsidR="00A461BA" w:rsidRPr="0079397B">
          <w:rPr>
            <w:rStyle w:val="a6"/>
            <w:noProof/>
          </w:rPr>
          <w:t>3.4</w:t>
        </w:r>
        <w:r w:rsidR="00A461BA" w:rsidRPr="0079397B">
          <w:rPr>
            <w:rStyle w:val="a6"/>
            <w:rFonts w:hint="eastAsia"/>
            <w:noProof/>
          </w:rPr>
          <w:t xml:space="preserve"> </w:t>
        </w:r>
        <w:r w:rsidR="00A461BA" w:rsidRPr="0079397B">
          <w:rPr>
            <w:rStyle w:val="a6"/>
            <w:rFonts w:hint="eastAsia"/>
            <w:noProof/>
          </w:rPr>
          <w:t>心血管疾病数据特征选择策略</w:t>
        </w:r>
        <w:r w:rsidR="00A461BA">
          <w:rPr>
            <w:noProof/>
            <w:webHidden/>
          </w:rPr>
          <w:tab/>
        </w:r>
        <w:r w:rsidR="00A461BA">
          <w:rPr>
            <w:noProof/>
            <w:webHidden/>
          </w:rPr>
          <w:fldChar w:fldCharType="begin"/>
        </w:r>
        <w:r w:rsidR="00A461BA">
          <w:rPr>
            <w:noProof/>
            <w:webHidden/>
          </w:rPr>
          <w:instrText xml:space="preserve"> PAGEREF _Toc511756922 \h </w:instrText>
        </w:r>
        <w:r w:rsidR="00A461BA">
          <w:rPr>
            <w:noProof/>
            <w:webHidden/>
          </w:rPr>
        </w:r>
        <w:r w:rsidR="00A461BA">
          <w:rPr>
            <w:noProof/>
            <w:webHidden/>
          </w:rPr>
          <w:fldChar w:fldCharType="separate"/>
        </w:r>
        <w:r w:rsidR="00A461BA">
          <w:rPr>
            <w:noProof/>
            <w:webHidden/>
          </w:rPr>
          <w:t>24</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23" w:history="1">
        <w:r w:rsidR="00A461BA" w:rsidRPr="0079397B">
          <w:rPr>
            <w:rStyle w:val="a6"/>
            <w:noProof/>
          </w:rPr>
          <w:t>3.4.1</w:t>
        </w:r>
        <w:r w:rsidR="00A461BA" w:rsidRPr="0079397B">
          <w:rPr>
            <w:rStyle w:val="a6"/>
            <w:rFonts w:hint="eastAsia"/>
            <w:noProof/>
          </w:rPr>
          <w:t xml:space="preserve"> </w:t>
        </w:r>
        <w:r w:rsidR="00A461BA" w:rsidRPr="0079397B">
          <w:rPr>
            <w:rStyle w:val="a6"/>
            <w:rFonts w:hint="eastAsia"/>
            <w:noProof/>
          </w:rPr>
          <w:t>特征数据提取</w:t>
        </w:r>
        <w:r w:rsidR="00A461BA">
          <w:rPr>
            <w:noProof/>
            <w:webHidden/>
          </w:rPr>
          <w:tab/>
        </w:r>
        <w:r w:rsidR="00A461BA">
          <w:rPr>
            <w:noProof/>
            <w:webHidden/>
          </w:rPr>
          <w:fldChar w:fldCharType="begin"/>
        </w:r>
        <w:r w:rsidR="00A461BA">
          <w:rPr>
            <w:noProof/>
            <w:webHidden/>
          </w:rPr>
          <w:instrText xml:space="preserve"> PAGEREF _Toc511756923 \h </w:instrText>
        </w:r>
        <w:r w:rsidR="00A461BA">
          <w:rPr>
            <w:noProof/>
            <w:webHidden/>
          </w:rPr>
        </w:r>
        <w:r w:rsidR="00A461BA">
          <w:rPr>
            <w:noProof/>
            <w:webHidden/>
          </w:rPr>
          <w:fldChar w:fldCharType="separate"/>
        </w:r>
        <w:r w:rsidR="00A461BA">
          <w:rPr>
            <w:noProof/>
            <w:webHidden/>
          </w:rPr>
          <w:t>24</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24" w:history="1">
        <w:r w:rsidR="00A461BA" w:rsidRPr="0079397B">
          <w:rPr>
            <w:rStyle w:val="a6"/>
            <w:noProof/>
          </w:rPr>
          <w:t>3.4.2</w:t>
        </w:r>
        <w:r w:rsidR="00A461BA" w:rsidRPr="0079397B">
          <w:rPr>
            <w:rStyle w:val="a6"/>
            <w:rFonts w:hint="eastAsia"/>
            <w:noProof/>
          </w:rPr>
          <w:t xml:space="preserve"> </w:t>
        </w:r>
        <w:r w:rsidR="00A461BA" w:rsidRPr="0079397B">
          <w:rPr>
            <w:rStyle w:val="a6"/>
            <w:rFonts w:hint="eastAsia"/>
            <w:noProof/>
          </w:rPr>
          <w:t>特征数据的二次选择</w:t>
        </w:r>
        <w:r w:rsidR="00A461BA">
          <w:rPr>
            <w:noProof/>
            <w:webHidden/>
          </w:rPr>
          <w:tab/>
        </w:r>
        <w:r w:rsidR="00A461BA">
          <w:rPr>
            <w:noProof/>
            <w:webHidden/>
          </w:rPr>
          <w:fldChar w:fldCharType="begin"/>
        </w:r>
        <w:r w:rsidR="00A461BA">
          <w:rPr>
            <w:noProof/>
            <w:webHidden/>
          </w:rPr>
          <w:instrText xml:space="preserve"> PAGEREF _Toc511756924 \h </w:instrText>
        </w:r>
        <w:r w:rsidR="00A461BA">
          <w:rPr>
            <w:noProof/>
            <w:webHidden/>
          </w:rPr>
        </w:r>
        <w:r w:rsidR="00A461BA">
          <w:rPr>
            <w:noProof/>
            <w:webHidden/>
          </w:rPr>
          <w:fldChar w:fldCharType="separate"/>
        </w:r>
        <w:r w:rsidR="00A461BA">
          <w:rPr>
            <w:noProof/>
            <w:webHidden/>
          </w:rPr>
          <w:t>24</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25" w:history="1">
        <w:r w:rsidR="00A461BA" w:rsidRPr="0079397B">
          <w:rPr>
            <w:rStyle w:val="a6"/>
            <w:noProof/>
          </w:rPr>
          <w:t>3.4.3</w:t>
        </w:r>
        <w:r w:rsidR="00A461BA" w:rsidRPr="0079397B">
          <w:rPr>
            <w:rStyle w:val="a6"/>
            <w:rFonts w:hint="eastAsia"/>
            <w:noProof/>
          </w:rPr>
          <w:t xml:space="preserve"> </w:t>
        </w:r>
        <w:r w:rsidR="00A461BA" w:rsidRPr="0079397B">
          <w:rPr>
            <w:rStyle w:val="a6"/>
            <w:rFonts w:hint="eastAsia"/>
            <w:noProof/>
          </w:rPr>
          <w:t>特征选择实现</w:t>
        </w:r>
        <w:r w:rsidR="00A461BA">
          <w:rPr>
            <w:noProof/>
            <w:webHidden/>
          </w:rPr>
          <w:tab/>
        </w:r>
        <w:r w:rsidR="00A461BA">
          <w:rPr>
            <w:noProof/>
            <w:webHidden/>
          </w:rPr>
          <w:fldChar w:fldCharType="begin"/>
        </w:r>
        <w:r w:rsidR="00A461BA">
          <w:rPr>
            <w:noProof/>
            <w:webHidden/>
          </w:rPr>
          <w:instrText xml:space="preserve"> PAGEREF _Toc511756925 \h </w:instrText>
        </w:r>
        <w:r w:rsidR="00A461BA">
          <w:rPr>
            <w:noProof/>
            <w:webHidden/>
          </w:rPr>
        </w:r>
        <w:r w:rsidR="00A461BA">
          <w:rPr>
            <w:noProof/>
            <w:webHidden/>
          </w:rPr>
          <w:fldChar w:fldCharType="separate"/>
        </w:r>
        <w:r w:rsidR="00A461BA">
          <w:rPr>
            <w:noProof/>
            <w:webHidden/>
          </w:rPr>
          <w:t>25</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26" w:history="1">
        <w:r w:rsidR="00A461BA" w:rsidRPr="0079397B">
          <w:rPr>
            <w:rStyle w:val="a6"/>
            <w:noProof/>
          </w:rPr>
          <w:t>3.5</w:t>
        </w:r>
        <w:r w:rsidR="00A461BA" w:rsidRPr="0079397B">
          <w:rPr>
            <w:rStyle w:val="a6"/>
            <w:rFonts w:hint="eastAsia"/>
            <w:noProof/>
          </w:rPr>
          <w:t xml:space="preserve"> </w:t>
        </w:r>
        <w:r w:rsidR="00A461BA" w:rsidRPr="0079397B">
          <w:rPr>
            <w:rStyle w:val="a6"/>
            <w:rFonts w:hint="eastAsia"/>
            <w:noProof/>
          </w:rPr>
          <w:t>本章小结</w:t>
        </w:r>
        <w:r w:rsidR="00A461BA">
          <w:rPr>
            <w:noProof/>
            <w:webHidden/>
          </w:rPr>
          <w:tab/>
        </w:r>
        <w:r w:rsidR="00A461BA">
          <w:rPr>
            <w:noProof/>
            <w:webHidden/>
          </w:rPr>
          <w:fldChar w:fldCharType="begin"/>
        </w:r>
        <w:r w:rsidR="00A461BA">
          <w:rPr>
            <w:noProof/>
            <w:webHidden/>
          </w:rPr>
          <w:instrText xml:space="preserve"> PAGEREF _Toc511756926 \h </w:instrText>
        </w:r>
        <w:r w:rsidR="00A461BA">
          <w:rPr>
            <w:noProof/>
            <w:webHidden/>
          </w:rPr>
        </w:r>
        <w:r w:rsidR="00A461BA">
          <w:rPr>
            <w:noProof/>
            <w:webHidden/>
          </w:rPr>
          <w:fldChar w:fldCharType="separate"/>
        </w:r>
        <w:r w:rsidR="00A461BA">
          <w:rPr>
            <w:noProof/>
            <w:webHidden/>
          </w:rPr>
          <w:t>26</w:t>
        </w:r>
        <w:r w:rsidR="00A461BA">
          <w:rPr>
            <w:noProof/>
            <w:webHidden/>
          </w:rPr>
          <w:fldChar w:fldCharType="end"/>
        </w:r>
      </w:hyperlink>
    </w:p>
    <w:p w:rsidR="00A461BA" w:rsidRPr="003B26C0" w:rsidRDefault="0027796B">
      <w:pPr>
        <w:pStyle w:val="10"/>
        <w:tabs>
          <w:tab w:val="right" w:leader="dot" w:pos="8949"/>
        </w:tabs>
        <w:rPr>
          <w:rFonts w:ascii="Calibri" w:hAnsi="Calibri"/>
          <w:noProof/>
          <w:sz w:val="21"/>
          <w:szCs w:val="22"/>
        </w:rPr>
      </w:pPr>
      <w:hyperlink w:anchor="_Toc511756927" w:history="1">
        <w:r w:rsidR="00A461BA" w:rsidRPr="0079397B">
          <w:rPr>
            <w:rStyle w:val="a6"/>
            <w:noProof/>
          </w:rPr>
          <w:t>4</w:t>
        </w:r>
        <w:r w:rsidR="00A461BA" w:rsidRPr="0079397B">
          <w:rPr>
            <w:rStyle w:val="a6"/>
            <w:rFonts w:hint="eastAsia"/>
            <w:noProof/>
          </w:rPr>
          <w:t xml:space="preserve"> </w:t>
        </w:r>
        <w:r w:rsidR="00A461BA" w:rsidRPr="0079397B">
          <w:rPr>
            <w:rStyle w:val="a6"/>
            <w:rFonts w:hint="eastAsia"/>
            <w:noProof/>
          </w:rPr>
          <w:t>多标签双重自适应随机采样算法</w:t>
        </w:r>
        <w:r w:rsidR="00A461BA">
          <w:rPr>
            <w:noProof/>
            <w:webHidden/>
          </w:rPr>
          <w:tab/>
        </w:r>
        <w:r w:rsidR="00A461BA">
          <w:rPr>
            <w:noProof/>
            <w:webHidden/>
          </w:rPr>
          <w:fldChar w:fldCharType="begin"/>
        </w:r>
        <w:r w:rsidR="00A461BA">
          <w:rPr>
            <w:noProof/>
            <w:webHidden/>
          </w:rPr>
          <w:instrText xml:space="preserve"> PAGEREF _Toc511756927 \h </w:instrText>
        </w:r>
        <w:r w:rsidR="00A461BA">
          <w:rPr>
            <w:noProof/>
            <w:webHidden/>
          </w:rPr>
        </w:r>
        <w:r w:rsidR="00A461BA">
          <w:rPr>
            <w:noProof/>
            <w:webHidden/>
          </w:rPr>
          <w:fldChar w:fldCharType="separate"/>
        </w:r>
        <w:r w:rsidR="00A461BA">
          <w:rPr>
            <w:noProof/>
            <w:webHidden/>
          </w:rPr>
          <w:t>27</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28" w:history="1">
        <w:r w:rsidR="00A461BA" w:rsidRPr="0079397B">
          <w:rPr>
            <w:rStyle w:val="a6"/>
            <w:noProof/>
          </w:rPr>
          <w:t>4.1</w:t>
        </w:r>
        <w:r w:rsidR="00A461BA" w:rsidRPr="0079397B">
          <w:rPr>
            <w:rStyle w:val="a6"/>
            <w:rFonts w:hint="eastAsia"/>
            <w:noProof/>
          </w:rPr>
          <w:t xml:space="preserve"> </w:t>
        </w:r>
        <w:r w:rsidR="00A461BA" w:rsidRPr="0079397B">
          <w:rPr>
            <w:rStyle w:val="a6"/>
            <w:rFonts w:hint="eastAsia"/>
            <w:noProof/>
          </w:rPr>
          <w:t>引言</w:t>
        </w:r>
        <w:r w:rsidR="00A461BA">
          <w:rPr>
            <w:noProof/>
            <w:webHidden/>
          </w:rPr>
          <w:tab/>
        </w:r>
        <w:r w:rsidR="00A461BA">
          <w:rPr>
            <w:noProof/>
            <w:webHidden/>
          </w:rPr>
          <w:fldChar w:fldCharType="begin"/>
        </w:r>
        <w:r w:rsidR="00A461BA">
          <w:rPr>
            <w:noProof/>
            <w:webHidden/>
          </w:rPr>
          <w:instrText xml:space="preserve"> PAGEREF _Toc511756928 \h </w:instrText>
        </w:r>
        <w:r w:rsidR="00A461BA">
          <w:rPr>
            <w:noProof/>
            <w:webHidden/>
          </w:rPr>
        </w:r>
        <w:r w:rsidR="00A461BA">
          <w:rPr>
            <w:noProof/>
            <w:webHidden/>
          </w:rPr>
          <w:fldChar w:fldCharType="separate"/>
        </w:r>
        <w:r w:rsidR="00A461BA">
          <w:rPr>
            <w:noProof/>
            <w:webHidden/>
          </w:rPr>
          <w:t>27</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29" w:history="1">
        <w:r w:rsidR="00A461BA" w:rsidRPr="0079397B">
          <w:rPr>
            <w:rStyle w:val="a6"/>
            <w:noProof/>
          </w:rPr>
          <w:t>4.2</w:t>
        </w:r>
        <w:r w:rsidR="00A461BA" w:rsidRPr="0079397B">
          <w:rPr>
            <w:rStyle w:val="a6"/>
            <w:rFonts w:hint="eastAsia"/>
            <w:noProof/>
          </w:rPr>
          <w:t xml:space="preserve"> </w:t>
        </w:r>
        <w:r w:rsidR="00A461BA" w:rsidRPr="0079397B">
          <w:rPr>
            <w:rStyle w:val="a6"/>
            <w:rFonts w:hint="eastAsia"/>
            <w:noProof/>
          </w:rPr>
          <w:t>多标签重采样算法</w:t>
        </w:r>
        <w:r w:rsidR="00A461BA">
          <w:rPr>
            <w:noProof/>
            <w:webHidden/>
          </w:rPr>
          <w:tab/>
        </w:r>
        <w:r w:rsidR="00A461BA">
          <w:rPr>
            <w:noProof/>
            <w:webHidden/>
          </w:rPr>
          <w:fldChar w:fldCharType="begin"/>
        </w:r>
        <w:r w:rsidR="00A461BA">
          <w:rPr>
            <w:noProof/>
            <w:webHidden/>
          </w:rPr>
          <w:instrText xml:space="preserve"> PAGEREF _Toc511756929 \h </w:instrText>
        </w:r>
        <w:r w:rsidR="00A461BA">
          <w:rPr>
            <w:noProof/>
            <w:webHidden/>
          </w:rPr>
        </w:r>
        <w:r w:rsidR="00A461BA">
          <w:rPr>
            <w:noProof/>
            <w:webHidden/>
          </w:rPr>
          <w:fldChar w:fldCharType="separate"/>
        </w:r>
        <w:r w:rsidR="00A461BA">
          <w:rPr>
            <w:noProof/>
            <w:webHidden/>
          </w:rPr>
          <w:t>28</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30" w:history="1">
        <w:r w:rsidR="00A461BA" w:rsidRPr="0079397B">
          <w:rPr>
            <w:rStyle w:val="a6"/>
            <w:noProof/>
          </w:rPr>
          <w:t>4.3</w:t>
        </w:r>
        <w:r w:rsidR="00A461BA" w:rsidRPr="0079397B">
          <w:rPr>
            <w:rStyle w:val="a6"/>
            <w:rFonts w:hint="eastAsia"/>
            <w:noProof/>
          </w:rPr>
          <w:t xml:space="preserve"> </w:t>
        </w:r>
        <w:r w:rsidR="00A461BA" w:rsidRPr="0079397B">
          <w:rPr>
            <w:rStyle w:val="a6"/>
            <w:rFonts w:hint="eastAsia"/>
            <w:noProof/>
          </w:rPr>
          <w:t>多标签双重自适应采样算法</w:t>
        </w:r>
        <w:r w:rsidR="00A461BA">
          <w:rPr>
            <w:noProof/>
            <w:webHidden/>
          </w:rPr>
          <w:tab/>
        </w:r>
        <w:r w:rsidR="00A461BA">
          <w:rPr>
            <w:noProof/>
            <w:webHidden/>
          </w:rPr>
          <w:fldChar w:fldCharType="begin"/>
        </w:r>
        <w:r w:rsidR="00A461BA">
          <w:rPr>
            <w:noProof/>
            <w:webHidden/>
          </w:rPr>
          <w:instrText xml:space="preserve"> PAGEREF _Toc511756930 \h </w:instrText>
        </w:r>
        <w:r w:rsidR="00A461BA">
          <w:rPr>
            <w:noProof/>
            <w:webHidden/>
          </w:rPr>
        </w:r>
        <w:r w:rsidR="00A461BA">
          <w:rPr>
            <w:noProof/>
            <w:webHidden/>
          </w:rPr>
          <w:fldChar w:fldCharType="separate"/>
        </w:r>
        <w:r w:rsidR="00A461BA">
          <w:rPr>
            <w:noProof/>
            <w:webHidden/>
          </w:rPr>
          <w:t>30</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31" w:history="1">
        <w:r w:rsidR="00A461BA" w:rsidRPr="0079397B">
          <w:rPr>
            <w:rStyle w:val="a6"/>
            <w:noProof/>
          </w:rPr>
          <w:t>4.3.1</w:t>
        </w:r>
        <w:r w:rsidR="00A461BA" w:rsidRPr="0079397B">
          <w:rPr>
            <w:rStyle w:val="a6"/>
            <w:rFonts w:hint="eastAsia"/>
            <w:noProof/>
          </w:rPr>
          <w:t xml:space="preserve"> </w:t>
        </w:r>
        <w:r w:rsidR="00A461BA" w:rsidRPr="0079397B">
          <w:rPr>
            <w:rStyle w:val="a6"/>
            <w:rFonts w:hint="eastAsia"/>
            <w:noProof/>
          </w:rPr>
          <w:t>算法概述</w:t>
        </w:r>
        <w:r w:rsidR="00A461BA">
          <w:rPr>
            <w:noProof/>
            <w:webHidden/>
          </w:rPr>
          <w:tab/>
        </w:r>
        <w:r w:rsidR="00A461BA">
          <w:rPr>
            <w:noProof/>
            <w:webHidden/>
          </w:rPr>
          <w:fldChar w:fldCharType="begin"/>
        </w:r>
        <w:r w:rsidR="00A461BA">
          <w:rPr>
            <w:noProof/>
            <w:webHidden/>
          </w:rPr>
          <w:instrText xml:space="preserve"> PAGEREF _Toc511756931 \h </w:instrText>
        </w:r>
        <w:r w:rsidR="00A461BA">
          <w:rPr>
            <w:noProof/>
            <w:webHidden/>
          </w:rPr>
        </w:r>
        <w:r w:rsidR="00A461BA">
          <w:rPr>
            <w:noProof/>
            <w:webHidden/>
          </w:rPr>
          <w:fldChar w:fldCharType="separate"/>
        </w:r>
        <w:r w:rsidR="00A461BA">
          <w:rPr>
            <w:noProof/>
            <w:webHidden/>
          </w:rPr>
          <w:t>30</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32" w:history="1">
        <w:r w:rsidR="00A461BA" w:rsidRPr="0079397B">
          <w:rPr>
            <w:rStyle w:val="a6"/>
            <w:noProof/>
          </w:rPr>
          <w:t>4.3.2</w:t>
        </w:r>
        <w:r w:rsidR="00A461BA" w:rsidRPr="0079397B">
          <w:rPr>
            <w:rStyle w:val="a6"/>
            <w:rFonts w:hint="eastAsia"/>
            <w:noProof/>
          </w:rPr>
          <w:t xml:space="preserve"> </w:t>
        </w:r>
        <w:r w:rsidR="00A461BA" w:rsidRPr="0079397B">
          <w:rPr>
            <w:rStyle w:val="a6"/>
            <w:rFonts w:hint="eastAsia"/>
            <w:noProof/>
          </w:rPr>
          <w:t>采样算法选取</w:t>
        </w:r>
        <w:r w:rsidR="00A461BA">
          <w:rPr>
            <w:noProof/>
            <w:webHidden/>
          </w:rPr>
          <w:tab/>
        </w:r>
        <w:r w:rsidR="00A461BA">
          <w:rPr>
            <w:noProof/>
            <w:webHidden/>
          </w:rPr>
          <w:fldChar w:fldCharType="begin"/>
        </w:r>
        <w:r w:rsidR="00A461BA">
          <w:rPr>
            <w:noProof/>
            <w:webHidden/>
          </w:rPr>
          <w:instrText xml:space="preserve"> PAGEREF _Toc511756932 \h </w:instrText>
        </w:r>
        <w:r w:rsidR="00A461BA">
          <w:rPr>
            <w:noProof/>
            <w:webHidden/>
          </w:rPr>
        </w:r>
        <w:r w:rsidR="00A461BA">
          <w:rPr>
            <w:noProof/>
            <w:webHidden/>
          </w:rPr>
          <w:fldChar w:fldCharType="separate"/>
        </w:r>
        <w:r w:rsidR="00A461BA">
          <w:rPr>
            <w:noProof/>
            <w:webHidden/>
          </w:rPr>
          <w:t>31</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33" w:history="1">
        <w:r w:rsidR="00A461BA" w:rsidRPr="0079397B">
          <w:rPr>
            <w:rStyle w:val="a6"/>
            <w:noProof/>
          </w:rPr>
          <w:t>4.3.3</w:t>
        </w:r>
        <w:r w:rsidR="00A461BA" w:rsidRPr="0079397B">
          <w:rPr>
            <w:rStyle w:val="a6"/>
            <w:rFonts w:hint="eastAsia"/>
            <w:noProof/>
          </w:rPr>
          <w:t xml:space="preserve"> </w:t>
        </w:r>
        <w:r w:rsidR="00A461BA" w:rsidRPr="0079397B">
          <w:rPr>
            <w:rStyle w:val="a6"/>
            <w:rFonts w:hint="eastAsia"/>
            <w:noProof/>
          </w:rPr>
          <w:t>标签集合的划分</w:t>
        </w:r>
        <w:r w:rsidR="00A461BA">
          <w:rPr>
            <w:noProof/>
            <w:webHidden/>
          </w:rPr>
          <w:tab/>
        </w:r>
        <w:r w:rsidR="00A461BA">
          <w:rPr>
            <w:noProof/>
            <w:webHidden/>
          </w:rPr>
          <w:fldChar w:fldCharType="begin"/>
        </w:r>
        <w:r w:rsidR="00A461BA">
          <w:rPr>
            <w:noProof/>
            <w:webHidden/>
          </w:rPr>
          <w:instrText xml:space="preserve"> PAGEREF _Toc511756933 \h </w:instrText>
        </w:r>
        <w:r w:rsidR="00A461BA">
          <w:rPr>
            <w:noProof/>
            <w:webHidden/>
          </w:rPr>
        </w:r>
        <w:r w:rsidR="00A461BA">
          <w:rPr>
            <w:noProof/>
            <w:webHidden/>
          </w:rPr>
          <w:fldChar w:fldCharType="separate"/>
        </w:r>
        <w:r w:rsidR="00A461BA">
          <w:rPr>
            <w:noProof/>
            <w:webHidden/>
          </w:rPr>
          <w:t>31</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34" w:history="1">
        <w:r w:rsidR="00A461BA" w:rsidRPr="0079397B">
          <w:rPr>
            <w:rStyle w:val="a6"/>
            <w:noProof/>
          </w:rPr>
          <w:t>4.3.4</w:t>
        </w:r>
        <w:r w:rsidR="00A461BA" w:rsidRPr="0079397B">
          <w:rPr>
            <w:rStyle w:val="a6"/>
            <w:rFonts w:hint="eastAsia"/>
            <w:noProof/>
          </w:rPr>
          <w:t xml:space="preserve"> </w:t>
        </w:r>
        <w:r w:rsidR="00A461BA" w:rsidRPr="0079397B">
          <w:rPr>
            <w:rStyle w:val="a6"/>
            <w:rFonts w:hint="eastAsia"/>
            <w:noProof/>
          </w:rPr>
          <w:t>数据集均衡性标准</w:t>
        </w:r>
        <w:r w:rsidR="00A461BA">
          <w:rPr>
            <w:noProof/>
            <w:webHidden/>
          </w:rPr>
          <w:tab/>
        </w:r>
        <w:r w:rsidR="00A461BA">
          <w:rPr>
            <w:noProof/>
            <w:webHidden/>
          </w:rPr>
          <w:fldChar w:fldCharType="begin"/>
        </w:r>
        <w:r w:rsidR="00A461BA">
          <w:rPr>
            <w:noProof/>
            <w:webHidden/>
          </w:rPr>
          <w:instrText xml:space="preserve"> PAGEREF _Toc511756934 \h </w:instrText>
        </w:r>
        <w:r w:rsidR="00A461BA">
          <w:rPr>
            <w:noProof/>
            <w:webHidden/>
          </w:rPr>
        </w:r>
        <w:r w:rsidR="00A461BA">
          <w:rPr>
            <w:noProof/>
            <w:webHidden/>
          </w:rPr>
          <w:fldChar w:fldCharType="separate"/>
        </w:r>
        <w:r w:rsidR="00A461BA">
          <w:rPr>
            <w:noProof/>
            <w:webHidden/>
          </w:rPr>
          <w:t>32</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35" w:history="1">
        <w:r w:rsidR="00A461BA" w:rsidRPr="0079397B">
          <w:rPr>
            <w:rStyle w:val="a6"/>
            <w:noProof/>
          </w:rPr>
          <w:t>4.3.5 ML-DARS</w:t>
        </w:r>
        <w:r w:rsidR="00A461BA" w:rsidRPr="0079397B">
          <w:rPr>
            <w:rStyle w:val="a6"/>
            <w:rFonts w:hint="eastAsia"/>
            <w:noProof/>
          </w:rPr>
          <w:t>算法描述</w:t>
        </w:r>
        <w:r w:rsidR="00A461BA">
          <w:rPr>
            <w:noProof/>
            <w:webHidden/>
          </w:rPr>
          <w:tab/>
        </w:r>
        <w:r w:rsidR="00A461BA">
          <w:rPr>
            <w:noProof/>
            <w:webHidden/>
          </w:rPr>
          <w:fldChar w:fldCharType="begin"/>
        </w:r>
        <w:r w:rsidR="00A461BA">
          <w:rPr>
            <w:noProof/>
            <w:webHidden/>
          </w:rPr>
          <w:instrText xml:space="preserve"> PAGEREF _Toc511756935 \h </w:instrText>
        </w:r>
        <w:r w:rsidR="00A461BA">
          <w:rPr>
            <w:noProof/>
            <w:webHidden/>
          </w:rPr>
        </w:r>
        <w:r w:rsidR="00A461BA">
          <w:rPr>
            <w:noProof/>
            <w:webHidden/>
          </w:rPr>
          <w:fldChar w:fldCharType="separate"/>
        </w:r>
        <w:r w:rsidR="00A461BA">
          <w:rPr>
            <w:noProof/>
            <w:webHidden/>
          </w:rPr>
          <w:t>32</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36" w:history="1">
        <w:r w:rsidR="00A461BA" w:rsidRPr="0079397B">
          <w:rPr>
            <w:rStyle w:val="a6"/>
            <w:noProof/>
          </w:rPr>
          <w:t>4.4 ML-DARS</w:t>
        </w:r>
        <w:r w:rsidR="00A461BA" w:rsidRPr="0079397B">
          <w:rPr>
            <w:rStyle w:val="a6"/>
            <w:rFonts w:hint="eastAsia"/>
            <w:noProof/>
          </w:rPr>
          <w:t>算法实验</w:t>
        </w:r>
        <w:r w:rsidR="00A461BA">
          <w:rPr>
            <w:noProof/>
            <w:webHidden/>
          </w:rPr>
          <w:tab/>
        </w:r>
        <w:r w:rsidR="00A461BA">
          <w:rPr>
            <w:noProof/>
            <w:webHidden/>
          </w:rPr>
          <w:fldChar w:fldCharType="begin"/>
        </w:r>
        <w:r w:rsidR="00A461BA">
          <w:rPr>
            <w:noProof/>
            <w:webHidden/>
          </w:rPr>
          <w:instrText xml:space="preserve"> PAGEREF _Toc511756936 \h </w:instrText>
        </w:r>
        <w:r w:rsidR="00A461BA">
          <w:rPr>
            <w:noProof/>
            <w:webHidden/>
          </w:rPr>
        </w:r>
        <w:r w:rsidR="00A461BA">
          <w:rPr>
            <w:noProof/>
            <w:webHidden/>
          </w:rPr>
          <w:fldChar w:fldCharType="separate"/>
        </w:r>
        <w:r w:rsidR="00A461BA">
          <w:rPr>
            <w:noProof/>
            <w:webHidden/>
          </w:rPr>
          <w:t>34</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37" w:history="1">
        <w:r w:rsidR="00A461BA" w:rsidRPr="0079397B">
          <w:rPr>
            <w:rStyle w:val="a6"/>
            <w:noProof/>
          </w:rPr>
          <w:t>4.4.1</w:t>
        </w:r>
        <w:r w:rsidR="00A461BA" w:rsidRPr="0079397B">
          <w:rPr>
            <w:rStyle w:val="a6"/>
            <w:rFonts w:hint="eastAsia"/>
            <w:noProof/>
          </w:rPr>
          <w:t xml:space="preserve"> </w:t>
        </w:r>
        <w:r w:rsidR="00A461BA" w:rsidRPr="0079397B">
          <w:rPr>
            <w:rStyle w:val="a6"/>
            <w:rFonts w:hint="eastAsia"/>
            <w:noProof/>
          </w:rPr>
          <w:t>实验数据集</w:t>
        </w:r>
        <w:r w:rsidR="00A461BA">
          <w:rPr>
            <w:noProof/>
            <w:webHidden/>
          </w:rPr>
          <w:tab/>
        </w:r>
        <w:r w:rsidR="00A461BA">
          <w:rPr>
            <w:noProof/>
            <w:webHidden/>
          </w:rPr>
          <w:fldChar w:fldCharType="begin"/>
        </w:r>
        <w:r w:rsidR="00A461BA">
          <w:rPr>
            <w:noProof/>
            <w:webHidden/>
          </w:rPr>
          <w:instrText xml:space="preserve"> PAGEREF _Toc511756937 \h </w:instrText>
        </w:r>
        <w:r w:rsidR="00A461BA">
          <w:rPr>
            <w:noProof/>
            <w:webHidden/>
          </w:rPr>
        </w:r>
        <w:r w:rsidR="00A461BA">
          <w:rPr>
            <w:noProof/>
            <w:webHidden/>
          </w:rPr>
          <w:fldChar w:fldCharType="separate"/>
        </w:r>
        <w:r w:rsidR="00A461BA">
          <w:rPr>
            <w:noProof/>
            <w:webHidden/>
          </w:rPr>
          <w:t>34</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38" w:history="1">
        <w:r w:rsidR="00A461BA" w:rsidRPr="0079397B">
          <w:rPr>
            <w:rStyle w:val="a6"/>
            <w:noProof/>
          </w:rPr>
          <w:t>4.4.2</w:t>
        </w:r>
        <w:r w:rsidR="00A461BA" w:rsidRPr="0079397B">
          <w:rPr>
            <w:rStyle w:val="a6"/>
            <w:rFonts w:hint="eastAsia"/>
            <w:noProof/>
          </w:rPr>
          <w:t xml:space="preserve"> </w:t>
        </w:r>
        <w:r w:rsidR="00A461BA" w:rsidRPr="0079397B">
          <w:rPr>
            <w:rStyle w:val="a6"/>
            <w:rFonts w:hint="eastAsia"/>
            <w:noProof/>
          </w:rPr>
          <w:t>实验设置</w:t>
        </w:r>
        <w:r w:rsidR="00A461BA">
          <w:rPr>
            <w:noProof/>
            <w:webHidden/>
          </w:rPr>
          <w:tab/>
        </w:r>
        <w:r w:rsidR="00A461BA">
          <w:rPr>
            <w:noProof/>
            <w:webHidden/>
          </w:rPr>
          <w:fldChar w:fldCharType="begin"/>
        </w:r>
        <w:r w:rsidR="00A461BA">
          <w:rPr>
            <w:noProof/>
            <w:webHidden/>
          </w:rPr>
          <w:instrText xml:space="preserve"> PAGEREF _Toc511756938 \h </w:instrText>
        </w:r>
        <w:r w:rsidR="00A461BA">
          <w:rPr>
            <w:noProof/>
            <w:webHidden/>
          </w:rPr>
        </w:r>
        <w:r w:rsidR="00A461BA">
          <w:rPr>
            <w:noProof/>
            <w:webHidden/>
          </w:rPr>
          <w:fldChar w:fldCharType="separate"/>
        </w:r>
        <w:r w:rsidR="00A461BA">
          <w:rPr>
            <w:noProof/>
            <w:webHidden/>
          </w:rPr>
          <w:t>34</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39" w:history="1">
        <w:r w:rsidR="00A461BA" w:rsidRPr="0079397B">
          <w:rPr>
            <w:rStyle w:val="a6"/>
            <w:noProof/>
          </w:rPr>
          <w:t>4.4.3</w:t>
        </w:r>
        <w:r w:rsidR="00A461BA" w:rsidRPr="0079397B">
          <w:rPr>
            <w:rStyle w:val="a6"/>
            <w:rFonts w:hint="eastAsia"/>
            <w:noProof/>
          </w:rPr>
          <w:t xml:space="preserve"> </w:t>
        </w:r>
        <w:r w:rsidR="00A461BA" w:rsidRPr="0079397B">
          <w:rPr>
            <w:rStyle w:val="a6"/>
            <w:rFonts w:hint="eastAsia"/>
            <w:noProof/>
          </w:rPr>
          <w:t>实验结果分析</w:t>
        </w:r>
        <w:r w:rsidR="00A461BA">
          <w:rPr>
            <w:noProof/>
            <w:webHidden/>
          </w:rPr>
          <w:tab/>
        </w:r>
        <w:r w:rsidR="00A461BA">
          <w:rPr>
            <w:noProof/>
            <w:webHidden/>
          </w:rPr>
          <w:fldChar w:fldCharType="begin"/>
        </w:r>
        <w:r w:rsidR="00A461BA">
          <w:rPr>
            <w:noProof/>
            <w:webHidden/>
          </w:rPr>
          <w:instrText xml:space="preserve"> PAGEREF _Toc511756939 \h </w:instrText>
        </w:r>
        <w:r w:rsidR="00A461BA">
          <w:rPr>
            <w:noProof/>
            <w:webHidden/>
          </w:rPr>
        </w:r>
        <w:r w:rsidR="00A461BA">
          <w:rPr>
            <w:noProof/>
            <w:webHidden/>
          </w:rPr>
          <w:fldChar w:fldCharType="separate"/>
        </w:r>
        <w:r w:rsidR="00A461BA">
          <w:rPr>
            <w:noProof/>
            <w:webHidden/>
          </w:rPr>
          <w:t>35</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40" w:history="1">
        <w:r w:rsidR="00A461BA" w:rsidRPr="0079397B">
          <w:rPr>
            <w:rStyle w:val="a6"/>
            <w:noProof/>
          </w:rPr>
          <w:t>4.5</w:t>
        </w:r>
        <w:r w:rsidR="00A461BA" w:rsidRPr="0079397B">
          <w:rPr>
            <w:rStyle w:val="a6"/>
            <w:rFonts w:hint="eastAsia"/>
            <w:noProof/>
          </w:rPr>
          <w:t xml:space="preserve"> </w:t>
        </w:r>
        <w:r w:rsidR="00A461BA" w:rsidRPr="0079397B">
          <w:rPr>
            <w:rStyle w:val="a6"/>
            <w:rFonts w:hint="eastAsia"/>
            <w:noProof/>
          </w:rPr>
          <w:t>本章小结</w:t>
        </w:r>
        <w:r w:rsidR="00A461BA">
          <w:rPr>
            <w:noProof/>
            <w:webHidden/>
          </w:rPr>
          <w:tab/>
        </w:r>
        <w:r w:rsidR="00A461BA">
          <w:rPr>
            <w:noProof/>
            <w:webHidden/>
          </w:rPr>
          <w:fldChar w:fldCharType="begin"/>
        </w:r>
        <w:r w:rsidR="00A461BA">
          <w:rPr>
            <w:noProof/>
            <w:webHidden/>
          </w:rPr>
          <w:instrText xml:space="preserve"> PAGEREF _Toc511756940 \h </w:instrText>
        </w:r>
        <w:r w:rsidR="00A461BA">
          <w:rPr>
            <w:noProof/>
            <w:webHidden/>
          </w:rPr>
        </w:r>
        <w:r w:rsidR="00A461BA">
          <w:rPr>
            <w:noProof/>
            <w:webHidden/>
          </w:rPr>
          <w:fldChar w:fldCharType="separate"/>
        </w:r>
        <w:r w:rsidR="00A461BA">
          <w:rPr>
            <w:noProof/>
            <w:webHidden/>
          </w:rPr>
          <w:t>37</w:t>
        </w:r>
        <w:r w:rsidR="00A461BA">
          <w:rPr>
            <w:noProof/>
            <w:webHidden/>
          </w:rPr>
          <w:fldChar w:fldCharType="end"/>
        </w:r>
      </w:hyperlink>
    </w:p>
    <w:p w:rsidR="00A461BA" w:rsidRPr="003B26C0" w:rsidRDefault="0027796B">
      <w:pPr>
        <w:pStyle w:val="10"/>
        <w:tabs>
          <w:tab w:val="right" w:leader="dot" w:pos="8949"/>
        </w:tabs>
        <w:rPr>
          <w:rFonts w:ascii="Calibri" w:hAnsi="Calibri"/>
          <w:noProof/>
          <w:sz w:val="21"/>
          <w:szCs w:val="22"/>
        </w:rPr>
      </w:pPr>
      <w:hyperlink w:anchor="_Toc511756941" w:history="1">
        <w:r w:rsidR="00A461BA" w:rsidRPr="0079397B">
          <w:rPr>
            <w:rStyle w:val="a6"/>
            <w:noProof/>
          </w:rPr>
          <w:t>5</w:t>
        </w:r>
        <w:r w:rsidR="00A461BA" w:rsidRPr="0079397B">
          <w:rPr>
            <w:rStyle w:val="a6"/>
            <w:rFonts w:hint="eastAsia"/>
            <w:noProof/>
          </w:rPr>
          <w:t xml:space="preserve"> </w:t>
        </w:r>
        <w:r w:rsidR="00A461BA" w:rsidRPr="0079397B">
          <w:rPr>
            <w:rStyle w:val="a6"/>
            <w:rFonts w:hint="eastAsia"/>
            <w:noProof/>
          </w:rPr>
          <w:t>基于混合策略的心血管疾病预测模型</w:t>
        </w:r>
        <w:r w:rsidR="00A461BA">
          <w:rPr>
            <w:noProof/>
            <w:webHidden/>
          </w:rPr>
          <w:tab/>
        </w:r>
        <w:r w:rsidR="00A461BA">
          <w:rPr>
            <w:noProof/>
            <w:webHidden/>
          </w:rPr>
          <w:fldChar w:fldCharType="begin"/>
        </w:r>
        <w:r w:rsidR="00A461BA">
          <w:rPr>
            <w:noProof/>
            <w:webHidden/>
          </w:rPr>
          <w:instrText xml:space="preserve"> PAGEREF _Toc511756941 \h </w:instrText>
        </w:r>
        <w:r w:rsidR="00A461BA">
          <w:rPr>
            <w:noProof/>
            <w:webHidden/>
          </w:rPr>
        </w:r>
        <w:r w:rsidR="00A461BA">
          <w:rPr>
            <w:noProof/>
            <w:webHidden/>
          </w:rPr>
          <w:fldChar w:fldCharType="separate"/>
        </w:r>
        <w:r w:rsidR="00A461BA">
          <w:rPr>
            <w:noProof/>
            <w:webHidden/>
          </w:rPr>
          <w:t>39</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42" w:history="1">
        <w:r w:rsidR="00A461BA" w:rsidRPr="0079397B">
          <w:rPr>
            <w:rStyle w:val="a6"/>
            <w:noProof/>
          </w:rPr>
          <w:t>5.1</w:t>
        </w:r>
        <w:r w:rsidR="00A461BA" w:rsidRPr="0079397B">
          <w:rPr>
            <w:rStyle w:val="a6"/>
            <w:rFonts w:hint="eastAsia"/>
            <w:noProof/>
          </w:rPr>
          <w:t xml:space="preserve"> </w:t>
        </w:r>
        <w:r w:rsidR="00A461BA" w:rsidRPr="0079397B">
          <w:rPr>
            <w:rStyle w:val="a6"/>
            <w:rFonts w:hint="eastAsia"/>
            <w:noProof/>
          </w:rPr>
          <w:t>引言</w:t>
        </w:r>
        <w:r w:rsidR="00A461BA">
          <w:rPr>
            <w:noProof/>
            <w:webHidden/>
          </w:rPr>
          <w:tab/>
        </w:r>
        <w:r w:rsidR="00A461BA">
          <w:rPr>
            <w:noProof/>
            <w:webHidden/>
          </w:rPr>
          <w:fldChar w:fldCharType="begin"/>
        </w:r>
        <w:r w:rsidR="00A461BA">
          <w:rPr>
            <w:noProof/>
            <w:webHidden/>
          </w:rPr>
          <w:instrText xml:space="preserve"> PAGEREF _Toc511756942 \h </w:instrText>
        </w:r>
        <w:r w:rsidR="00A461BA">
          <w:rPr>
            <w:noProof/>
            <w:webHidden/>
          </w:rPr>
        </w:r>
        <w:r w:rsidR="00A461BA">
          <w:rPr>
            <w:noProof/>
            <w:webHidden/>
          </w:rPr>
          <w:fldChar w:fldCharType="separate"/>
        </w:r>
        <w:r w:rsidR="00A461BA">
          <w:rPr>
            <w:noProof/>
            <w:webHidden/>
          </w:rPr>
          <w:t>39</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43" w:history="1">
        <w:r w:rsidR="00A461BA" w:rsidRPr="0079397B">
          <w:rPr>
            <w:rStyle w:val="a6"/>
            <w:noProof/>
          </w:rPr>
          <w:t>5.2</w:t>
        </w:r>
        <w:r w:rsidR="00A461BA" w:rsidRPr="0079397B">
          <w:rPr>
            <w:rStyle w:val="a6"/>
            <w:rFonts w:hint="eastAsia"/>
            <w:noProof/>
          </w:rPr>
          <w:t xml:space="preserve"> </w:t>
        </w:r>
        <w:r w:rsidR="00A461BA" w:rsidRPr="0079397B">
          <w:rPr>
            <w:rStyle w:val="a6"/>
            <w:rFonts w:hint="eastAsia"/>
            <w:noProof/>
          </w:rPr>
          <w:t>基于混合策略的心血管疾病预测模型</w:t>
        </w:r>
        <w:r w:rsidR="00A461BA">
          <w:rPr>
            <w:noProof/>
            <w:webHidden/>
          </w:rPr>
          <w:tab/>
        </w:r>
        <w:r w:rsidR="00A461BA">
          <w:rPr>
            <w:noProof/>
            <w:webHidden/>
          </w:rPr>
          <w:fldChar w:fldCharType="begin"/>
        </w:r>
        <w:r w:rsidR="00A461BA">
          <w:rPr>
            <w:noProof/>
            <w:webHidden/>
          </w:rPr>
          <w:instrText xml:space="preserve"> PAGEREF _Toc511756943 \h </w:instrText>
        </w:r>
        <w:r w:rsidR="00A461BA">
          <w:rPr>
            <w:noProof/>
            <w:webHidden/>
          </w:rPr>
        </w:r>
        <w:r w:rsidR="00A461BA">
          <w:rPr>
            <w:noProof/>
            <w:webHidden/>
          </w:rPr>
          <w:fldChar w:fldCharType="separate"/>
        </w:r>
        <w:r w:rsidR="00A461BA">
          <w:rPr>
            <w:noProof/>
            <w:webHidden/>
          </w:rPr>
          <w:t>39</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44" w:history="1">
        <w:r w:rsidR="00A461BA" w:rsidRPr="0079397B">
          <w:rPr>
            <w:rStyle w:val="a6"/>
            <w:noProof/>
          </w:rPr>
          <w:t>5.2.1</w:t>
        </w:r>
        <w:r w:rsidR="00A461BA" w:rsidRPr="0079397B">
          <w:rPr>
            <w:rStyle w:val="a6"/>
            <w:rFonts w:hint="eastAsia"/>
            <w:noProof/>
          </w:rPr>
          <w:t xml:space="preserve"> </w:t>
        </w:r>
        <w:r w:rsidR="00A461BA" w:rsidRPr="0079397B">
          <w:rPr>
            <w:rStyle w:val="a6"/>
            <w:rFonts w:hint="eastAsia"/>
            <w:noProof/>
          </w:rPr>
          <w:t>大规模数据分批训练策略</w:t>
        </w:r>
        <w:r w:rsidR="00A461BA">
          <w:rPr>
            <w:noProof/>
            <w:webHidden/>
          </w:rPr>
          <w:tab/>
        </w:r>
        <w:r w:rsidR="00A461BA">
          <w:rPr>
            <w:noProof/>
            <w:webHidden/>
          </w:rPr>
          <w:fldChar w:fldCharType="begin"/>
        </w:r>
        <w:r w:rsidR="00A461BA">
          <w:rPr>
            <w:noProof/>
            <w:webHidden/>
          </w:rPr>
          <w:instrText xml:space="preserve"> PAGEREF _Toc511756944 \h </w:instrText>
        </w:r>
        <w:r w:rsidR="00A461BA">
          <w:rPr>
            <w:noProof/>
            <w:webHidden/>
          </w:rPr>
        </w:r>
        <w:r w:rsidR="00A461BA">
          <w:rPr>
            <w:noProof/>
            <w:webHidden/>
          </w:rPr>
          <w:fldChar w:fldCharType="separate"/>
        </w:r>
        <w:r w:rsidR="00A461BA">
          <w:rPr>
            <w:noProof/>
            <w:webHidden/>
          </w:rPr>
          <w:t>39</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45" w:history="1">
        <w:r w:rsidR="00A461BA" w:rsidRPr="0079397B">
          <w:rPr>
            <w:rStyle w:val="a6"/>
            <w:noProof/>
          </w:rPr>
          <w:t>5.2.2</w:t>
        </w:r>
        <w:r w:rsidR="00A461BA" w:rsidRPr="0079397B">
          <w:rPr>
            <w:rStyle w:val="a6"/>
            <w:rFonts w:hint="eastAsia"/>
            <w:noProof/>
          </w:rPr>
          <w:t xml:space="preserve"> </w:t>
        </w:r>
        <w:r w:rsidR="00A461BA" w:rsidRPr="0079397B">
          <w:rPr>
            <w:rStyle w:val="a6"/>
            <w:rFonts w:hint="eastAsia"/>
            <w:noProof/>
          </w:rPr>
          <w:t>模型构建思想</w:t>
        </w:r>
        <w:r w:rsidR="00A461BA">
          <w:rPr>
            <w:noProof/>
            <w:webHidden/>
          </w:rPr>
          <w:tab/>
        </w:r>
        <w:r w:rsidR="00A461BA">
          <w:rPr>
            <w:noProof/>
            <w:webHidden/>
          </w:rPr>
          <w:fldChar w:fldCharType="begin"/>
        </w:r>
        <w:r w:rsidR="00A461BA">
          <w:rPr>
            <w:noProof/>
            <w:webHidden/>
          </w:rPr>
          <w:instrText xml:space="preserve"> PAGEREF _Toc511756945 \h </w:instrText>
        </w:r>
        <w:r w:rsidR="00A461BA">
          <w:rPr>
            <w:noProof/>
            <w:webHidden/>
          </w:rPr>
        </w:r>
        <w:r w:rsidR="00A461BA">
          <w:rPr>
            <w:noProof/>
            <w:webHidden/>
          </w:rPr>
          <w:fldChar w:fldCharType="separate"/>
        </w:r>
        <w:r w:rsidR="00A461BA">
          <w:rPr>
            <w:noProof/>
            <w:webHidden/>
          </w:rPr>
          <w:t>40</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46" w:history="1">
        <w:r w:rsidR="00A461BA" w:rsidRPr="0079397B">
          <w:rPr>
            <w:rStyle w:val="a6"/>
            <w:noProof/>
          </w:rPr>
          <w:t>5.3</w:t>
        </w:r>
        <w:r w:rsidR="00A461BA" w:rsidRPr="0079397B">
          <w:rPr>
            <w:rStyle w:val="a6"/>
            <w:rFonts w:hint="eastAsia"/>
            <w:noProof/>
          </w:rPr>
          <w:t xml:space="preserve"> </w:t>
        </w:r>
        <w:r w:rsidR="00A461BA" w:rsidRPr="0079397B">
          <w:rPr>
            <w:rStyle w:val="a6"/>
            <w:rFonts w:hint="eastAsia"/>
            <w:noProof/>
          </w:rPr>
          <w:t>实验</w:t>
        </w:r>
        <w:r w:rsidR="00A461BA">
          <w:rPr>
            <w:noProof/>
            <w:webHidden/>
          </w:rPr>
          <w:tab/>
        </w:r>
        <w:r w:rsidR="00A461BA">
          <w:rPr>
            <w:noProof/>
            <w:webHidden/>
          </w:rPr>
          <w:fldChar w:fldCharType="begin"/>
        </w:r>
        <w:r w:rsidR="00A461BA">
          <w:rPr>
            <w:noProof/>
            <w:webHidden/>
          </w:rPr>
          <w:instrText xml:space="preserve"> PAGEREF _Toc511756946 \h </w:instrText>
        </w:r>
        <w:r w:rsidR="00A461BA">
          <w:rPr>
            <w:noProof/>
            <w:webHidden/>
          </w:rPr>
        </w:r>
        <w:r w:rsidR="00A461BA">
          <w:rPr>
            <w:noProof/>
            <w:webHidden/>
          </w:rPr>
          <w:fldChar w:fldCharType="separate"/>
        </w:r>
        <w:r w:rsidR="00A461BA">
          <w:rPr>
            <w:noProof/>
            <w:webHidden/>
          </w:rPr>
          <w:t>42</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47" w:history="1">
        <w:r w:rsidR="00A461BA" w:rsidRPr="0079397B">
          <w:rPr>
            <w:rStyle w:val="a6"/>
            <w:noProof/>
          </w:rPr>
          <w:t>5.3.1</w:t>
        </w:r>
        <w:r w:rsidR="00A461BA" w:rsidRPr="0079397B">
          <w:rPr>
            <w:rStyle w:val="a6"/>
            <w:rFonts w:hint="eastAsia"/>
            <w:noProof/>
          </w:rPr>
          <w:t xml:space="preserve"> </w:t>
        </w:r>
        <w:r w:rsidR="00A461BA" w:rsidRPr="0079397B">
          <w:rPr>
            <w:rStyle w:val="a6"/>
            <w:rFonts w:hint="eastAsia"/>
            <w:noProof/>
          </w:rPr>
          <w:t>数据集分析与处理</w:t>
        </w:r>
        <w:r w:rsidR="00A461BA">
          <w:rPr>
            <w:noProof/>
            <w:webHidden/>
          </w:rPr>
          <w:tab/>
        </w:r>
        <w:r w:rsidR="00A461BA">
          <w:rPr>
            <w:noProof/>
            <w:webHidden/>
          </w:rPr>
          <w:fldChar w:fldCharType="begin"/>
        </w:r>
        <w:r w:rsidR="00A461BA">
          <w:rPr>
            <w:noProof/>
            <w:webHidden/>
          </w:rPr>
          <w:instrText xml:space="preserve"> PAGEREF _Toc511756947 \h </w:instrText>
        </w:r>
        <w:r w:rsidR="00A461BA">
          <w:rPr>
            <w:noProof/>
            <w:webHidden/>
          </w:rPr>
        </w:r>
        <w:r w:rsidR="00A461BA">
          <w:rPr>
            <w:noProof/>
            <w:webHidden/>
          </w:rPr>
          <w:fldChar w:fldCharType="separate"/>
        </w:r>
        <w:r w:rsidR="00A461BA">
          <w:rPr>
            <w:noProof/>
            <w:webHidden/>
          </w:rPr>
          <w:t>42</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48" w:history="1">
        <w:r w:rsidR="00A461BA" w:rsidRPr="0079397B">
          <w:rPr>
            <w:rStyle w:val="a6"/>
            <w:noProof/>
          </w:rPr>
          <w:t>5.3.2 RAKEL</w:t>
        </w:r>
        <w:r w:rsidR="00A461BA" w:rsidRPr="0079397B">
          <w:rPr>
            <w:rStyle w:val="a6"/>
            <w:rFonts w:hint="eastAsia"/>
            <w:noProof/>
          </w:rPr>
          <w:t>算法分批训练策略</w:t>
        </w:r>
        <w:r w:rsidR="00A461BA">
          <w:rPr>
            <w:noProof/>
            <w:webHidden/>
          </w:rPr>
          <w:tab/>
        </w:r>
        <w:r w:rsidR="00A461BA">
          <w:rPr>
            <w:noProof/>
            <w:webHidden/>
          </w:rPr>
          <w:fldChar w:fldCharType="begin"/>
        </w:r>
        <w:r w:rsidR="00A461BA">
          <w:rPr>
            <w:noProof/>
            <w:webHidden/>
          </w:rPr>
          <w:instrText xml:space="preserve"> PAGEREF _Toc511756948 \h </w:instrText>
        </w:r>
        <w:r w:rsidR="00A461BA">
          <w:rPr>
            <w:noProof/>
            <w:webHidden/>
          </w:rPr>
        </w:r>
        <w:r w:rsidR="00A461BA">
          <w:rPr>
            <w:noProof/>
            <w:webHidden/>
          </w:rPr>
          <w:fldChar w:fldCharType="separate"/>
        </w:r>
        <w:r w:rsidR="00A461BA">
          <w:rPr>
            <w:noProof/>
            <w:webHidden/>
          </w:rPr>
          <w:t>44</w:t>
        </w:r>
        <w:r w:rsidR="00A461BA">
          <w:rPr>
            <w:noProof/>
            <w:webHidden/>
          </w:rPr>
          <w:fldChar w:fldCharType="end"/>
        </w:r>
      </w:hyperlink>
    </w:p>
    <w:p w:rsidR="00A461BA" w:rsidRPr="003B26C0" w:rsidRDefault="0027796B" w:rsidP="00A461BA">
      <w:pPr>
        <w:pStyle w:val="30"/>
        <w:tabs>
          <w:tab w:val="right" w:leader="dot" w:pos="8949"/>
        </w:tabs>
        <w:ind w:left="480"/>
        <w:rPr>
          <w:rFonts w:ascii="Calibri" w:hAnsi="Calibri"/>
          <w:noProof/>
          <w:sz w:val="21"/>
          <w:szCs w:val="22"/>
        </w:rPr>
      </w:pPr>
      <w:hyperlink w:anchor="_Toc511756949" w:history="1">
        <w:r w:rsidR="00A461BA" w:rsidRPr="0079397B">
          <w:rPr>
            <w:rStyle w:val="a6"/>
            <w:noProof/>
          </w:rPr>
          <w:t>5.3.3</w:t>
        </w:r>
        <w:r w:rsidR="00A461BA" w:rsidRPr="0079397B">
          <w:rPr>
            <w:rStyle w:val="a6"/>
            <w:rFonts w:hint="eastAsia"/>
            <w:noProof/>
          </w:rPr>
          <w:t xml:space="preserve"> </w:t>
        </w:r>
        <w:r w:rsidR="00A461BA" w:rsidRPr="0079397B">
          <w:rPr>
            <w:rStyle w:val="a6"/>
            <w:rFonts w:hint="eastAsia"/>
            <w:noProof/>
          </w:rPr>
          <w:t>分类结果</w:t>
        </w:r>
        <w:r w:rsidR="00A461BA">
          <w:rPr>
            <w:noProof/>
            <w:webHidden/>
          </w:rPr>
          <w:tab/>
        </w:r>
        <w:r w:rsidR="00A461BA">
          <w:rPr>
            <w:noProof/>
            <w:webHidden/>
          </w:rPr>
          <w:fldChar w:fldCharType="begin"/>
        </w:r>
        <w:r w:rsidR="00A461BA">
          <w:rPr>
            <w:noProof/>
            <w:webHidden/>
          </w:rPr>
          <w:instrText xml:space="preserve"> PAGEREF _Toc511756949 \h </w:instrText>
        </w:r>
        <w:r w:rsidR="00A461BA">
          <w:rPr>
            <w:noProof/>
            <w:webHidden/>
          </w:rPr>
        </w:r>
        <w:r w:rsidR="00A461BA">
          <w:rPr>
            <w:noProof/>
            <w:webHidden/>
          </w:rPr>
          <w:fldChar w:fldCharType="separate"/>
        </w:r>
        <w:r w:rsidR="00A461BA">
          <w:rPr>
            <w:noProof/>
            <w:webHidden/>
          </w:rPr>
          <w:t>44</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50" w:history="1">
        <w:r w:rsidR="00A461BA" w:rsidRPr="0079397B">
          <w:rPr>
            <w:rStyle w:val="a6"/>
            <w:noProof/>
          </w:rPr>
          <w:t>5.4</w:t>
        </w:r>
        <w:r w:rsidR="00A461BA" w:rsidRPr="0079397B">
          <w:rPr>
            <w:rStyle w:val="a6"/>
            <w:rFonts w:hint="eastAsia"/>
            <w:noProof/>
          </w:rPr>
          <w:t xml:space="preserve"> </w:t>
        </w:r>
        <w:r w:rsidR="00A461BA" w:rsidRPr="0079397B">
          <w:rPr>
            <w:rStyle w:val="a6"/>
            <w:rFonts w:hint="eastAsia"/>
            <w:noProof/>
          </w:rPr>
          <w:t>本章小结</w:t>
        </w:r>
        <w:r w:rsidR="00A461BA">
          <w:rPr>
            <w:noProof/>
            <w:webHidden/>
          </w:rPr>
          <w:tab/>
        </w:r>
        <w:r w:rsidR="00A461BA">
          <w:rPr>
            <w:noProof/>
            <w:webHidden/>
          </w:rPr>
          <w:fldChar w:fldCharType="begin"/>
        </w:r>
        <w:r w:rsidR="00A461BA">
          <w:rPr>
            <w:noProof/>
            <w:webHidden/>
          </w:rPr>
          <w:instrText xml:space="preserve"> PAGEREF _Toc511756950 \h </w:instrText>
        </w:r>
        <w:r w:rsidR="00A461BA">
          <w:rPr>
            <w:noProof/>
            <w:webHidden/>
          </w:rPr>
        </w:r>
        <w:r w:rsidR="00A461BA">
          <w:rPr>
            <w:noProof/>
            <w:webHidden/>
          </w:rPr>
          <w:fldChar w:fldCharType="separate"/>
        </w:r>
        <w:r w:rsidR="00A461BA">
          <w:rPr>
            <w:noProof/>
            <w:webHidden/>
          </w:rPr>
          <w:t>48</w:t>
        </w:r>
        <w:r w:rsidR="00A461BA">
          <w:rPr>
            <w:noProof/>
            <w:webHidden/>
          </w:rPr>
          <w:fldChar w:fldCharType="end"/>
        </w:r>
      </w:hyperlink>
    </w:p>
    <w:p w:rsidR="00A461BA" w:rsidRPr="003B26C0" w:rsidRDefault="0027796B">
      <w:pPr>
        <w:pStyle w:val="10"/>
        <w:tabs>
          <w:tab w:val="right" w:leader="dot" w:pos="8949"/>
        </w:tabs>
        <w:rPr>
          <w:rFonts w:ascii="Calibri" w:hAnsi="Calibri"/>
          <w:noProof/>
          <w:sz w:val="21"/>
          <w:szCs w:val="22"/>
        </w:rPr>
      </w:pPr>
      <w:hyperlink w:anchor="_Toc511756951" w:history="1">
        <w:r w:rsidR="00A461BA" w:rsidRPr="0079397B">
          <w:rPr>
            <w:rStyle w:val="a6"/>
            <w:noProof/>
          </w:rPr>
          <w:t>6</w:t>
        </w:r>
        <w:r w:rsidR="00A461BA" w:rsidRPr="0079397B">
          <w:rPr>
            <w:rStyle w:val="a6"/>
            <w:rFonts w:hint="eastAsia"/>
            <w:noProof/>
          </w:rPr>
          <w:t xml:space="preserve"> </w:t>
        </w:r>
        <w:r w:rsidR="00A461BA" w:rsidRPr="0079397B">
          <w:rPr>
            <w:rStyle w:val="a6"/>
            <w:rFonts w:hint="eastAsia"/>
            <w:noProof/>
          </w:rPr>
          <w:t>结论与展望</w:t>
        </w:r>
        <w:r w:rsidR="00A461BA">
          <w:rPr>
            <w:noProof/>
            <w:webHidden/>
          </w:rPr>
          <w:tab/>
        </w:r>
        <w:r w:rsidR="00A461BA">
          <w:rPr>
            <w:noProof/>
            <w:webHidden/>
          </w:rPr>
          <w:fldChar w:fldCharType="begin"/>
        </w:r>
        <w:r w:rsidR="00A461BA">
          <w:rPr>
            <w:noProof/>
            <w:webHidden/>
          </w:rPr>
          <w:instrText xml:space="preserve"> PAGEREF _Toc511756951 \h </w:instrText>
        </w:r>
        <w:r w:rsidR="00A461BA">
          <w:rPr>
            <w:noProof/>
            <w:webHidden/>
          </w:rPr>
        </w:r>
        <w:r w:rsidR="00A461BA">
          <w:rPr>
            <w:noProof/>
            <w:webHidden/>
          </w:rPr>
          <w:fldChar w:fldCharType="separate"/>
        </w:r>
        <w:r w:rsidR="00A461BA">
          <w:rPr>
            <w:noProof/>
            <w:webHidden/>
          </w:rPr>
          <w:t>49</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52" w:history="1">
        <w:r w:rsidR="00A461BA" w:rsidRPr="0079397B">
          <w:rPr>
            <w:rStyle w:val="a6"/>
            <w:noProof/>
          </w:rPr>
          <w:t>6.1</w:t>
        </w:r>
        <w:r w:rsidR="00A461BA" w:rsidRPr="0079397B">
          <w:rPr>
            <w:rStyle w:val="a6"/>
            <w:rFonts w:hint="eastAsia"/>
            <w:noProof/>
          </w:rPr>
          <w:t xml:space="preserve"> </w:t>
        </w:r>
        <w:r w:rsidR="00A461BA" w:rsidRPr="0079397B">
          <w:rPr>
            <w:rStyle w:val="a6"/>
            <w:rFonts w:hint="eastAsia"/>
            <w:noProof/>
          </w:rPr>
          <w:t>总结</w:t>
        </w:r>
        <w:r w:rsidR="00A461BA">
          <w:rPr>
            <w:noProof/>
            <w:webHidden/>
          </w:rPr>
          <w:tab/>
        </w:r>
        <w:r w:rsidR="00A461BA">
          <w:rPr>
            <w:noProof/>
            <w:webHidden/>
          </w:rPr>
          <w:fldChar w:fldCharType="begin"/>
        </w:r>
        <w:r w:rsidR="00A461BA">
          <w:rPr>
            <w:noProof/>
            <w:webHidden/>
          </w:rPr>
          <w:instrText xml:space="preserve"> PAGEREF _Toc511756952 \h </w:instrText>
        </w:r>
        <w:r w:rsidR="00A461BA">
          <w:rPr>
            <w:noProof/>
            <w:webHidden/>
          </w:rPr>
        </w:r>
        <w:r w:rsidR="00A461BA">
          <w:rPr>
            <w:noProof/>
            <w:webHidden/>
          </w:rPr>
          <w:fldChar w:fldCharType="separate"/>
        </w:r>
        <w:r w:rsidR="00A461BA">
          <w:rPr>
            <w:noProof/>
            <w:webHidden/>
          </w:rPr>
          <w:t>49</w:t>
        </w:r>
        <w:r w:rsidR="00A461BA">
          <w:rPr>
            <w:noProof/>
            <w:webHidden/>
          </w:rPr>
          <w:fldChar w:fldCharType="end"/>
        </w:r>
      </w:hyperlink>
    </w:p>
    <w:p w:rsidR="00A461BA" w:rsidRPr="003B26C0" w:rsidRDefault="0027796B" w:rsidP="00A461BA">
      <w:pPr>
        <w:pStyle w:val="20"/>
        <w:tabs>
          <w:tab w:val="right" w:leader="dot" w:pos="8949"/>
        </w:tabs>
        <w:ind w:left="240"/>
        <w:rPr>
          <w:rFonts w:ascii="Calibri" w:hAnsi="Calibri"/>
          <w:noProof/>
          <w:sz w:val="21"/>
          <w:szCs w:val="22"/>
        </w:rPr>
      </w:pPr>
      <w:hyperlink w:anchor="_Toc511756953" w:history="1">
        <w:r w:rsidR="00A461BA" w:rsidRPr="0079397B">
          <w:rPr>
            <w:rStyle w:val="a6"/>
            <w:noProof/>
          </w:rPr>
          <w:t>6.2</w:t>
        </w:r>
        <w:r w:rsidR="00A461BA" w:rsidRPr="0079397B">
          <w:rPr>
            <w:rStyle w:val="a6"/>
            <w:rFonts w:hint="eastAsia"/>
            <w:noProof/>
          </w:rPr>
          <w:t xml:space="preserve"> </w:t>
        </w:r>
        <w:r w:rsidR="00A461BA" w:rsidRPr="0079397B">
          <w:rPr>
            <w:rStyle w:val="a6"/>
            <w:rFonts w:hint="eastAsia"/>
            <w:noProof/>
          </w:rPr>
          <w:t>展望</w:t>
        </w:r>
        <w:r w:rsidR="00A461BA">
          <w:rPr>
            <w:noProof/>
            <w:webHidden/>
          </w:rPr>
          <w:tab/>
        </w:r>
        <w:r w:rsidR="00A461BA">
          <w:rPr>
            <w:noProof/>
            <w:webHidden/>
          </w:rPr>
          <w:fldChar w:fldCharType="begin"/>
        </w:r>
        <w:r w:rsidR="00A461BA">
          <w:rPr>
            <w:noProof/>
            <w:webHidden/>
          </w:rPr>
          <w:instrText xml:space="preserve"> PAGEREF _Toc511756953 \h </w:instrText>
        </w:r>
        <w:r w:rsidR="00A461BA">
          <w:rPr>
            <w:noProof/>
            <w:webHidden/>
          </w:rPr>
        </w:r>
        <w:r w:rsidR="00A461BA">
          <w:rPr>
            <w:noProof/>
            <w:webHidden/>
          </w:rPr>
          <w:fldChar w:fldCharType="separate"/>
        </w:r>
        <w:r w:rsidR="00A461BA">
          <w:rPr>
            <w:noProof/>
            <w:webHidden/>
          </w:rPr>
          <w:t>49</w:t>
        </w:r>
        <w:r w:rsidR="00A461BA">
          <w:rPr>
            <w:noProof/>
            <w:webHidden/>
          </w:rPr>
          <w:fldChar w:fldCharType="end"/>
        </w:r>
      </w:hyperlink>
    </w:p>
    <w:p w:rsidR="00A461BA" w:rsidRPr="003B26C0" w:rsidRDefault="0027796B">
      <w:pPr>
        <w:pStyle w:val="10"/>
        <w:tabs>
          <w:tab w:val="right" w:leader="dot" w:pos="8949"/>
        </w:tabs>
        <w:rPr>
          <w:rFonts w:ascii="Calibri" w:hAnsi="Calibri"/>
          <w:noProof/>
          <w:sz w:val="21"/>
          <w:szCs w:val="22"/>
        </w:rPr>
      </w:pPr>
      <w:hyperlink w:anchor="_Toc511756954" w:history="1">
        <w:r w:rsidR="00A461BA" w:rsidRPr="0079397B">
          <w:rPr>
            <w:rStyle w:val="a6"/>
            <w:rFonts w:hint="eastAsia"/>
            <w:noProof/>
          </w:rPr>
          <w:t>致</w:t>
        </w:r>
        <w:r w:rsidR="00A461BA" w:rsidRPr="0079397B">
          <w:rPr>
            <w:rStyle w:val="a6"/>
            <w:noProof/>
          </w:rPr>
          <w:t xml:space="preserve">  </w:t>
        </w:r>
        <w:r w:rsidR="00A461BA" w:rsidRPr="0079397B">
          <w:rPr>
            <w:rStyle w:val="a6"/>
            <w:rFonts w:hint="eastAsia"/>
            <w:noProof/>
          </w:rPr>
          <w:t>谢</w:t>
        </w:r>
        <w:r w:rsidR="00A461BA">
          <w:rPr>
            <w:noProof/>
            <w:webHidden/>
          </w:rPr>
          <w:tab/>
        </w:r>
        <w:r w:rsidR="00A461BA">
          <w:rPr>
            <w:noProof/>
            <w:webHidden/>
          </w:rPr>
          <w:fldChar w:fldCharType="begin"/>
        </w:r>
        <w:r w:rsidR="00A461BA">
          <w:rPr>
            <w:noProof/>
            <w:webHidden/>
          </w:rPr>
          <w:instrText xml:space="preserve"> PAGEREF _Toc511756954 \h </w:instrText>
        </w:r>
        <w:r w:rsidR="00A461BA">
          <w:rPr>
            <w:noProof/>
            <w:webHidden/>
          </w:rPr>
        </w:r>
        <w:r w:rsidR="00A461BA">
          <w:rPr>
            <w:noProof/>
            <w:webHidden/>
          </w:rPr>
          <w:fldChar w:fldCharType="separate"/>
        </w:r>
        <w:r w:rsidR="00A461BA">
          <w:rPr>
            <w:noProof/>
            <w:webHidden/>
          </w:rPr>
          <w:t>50</w:t>
        </w:r>
        <w:r w:rsidR="00A461BA">
          <w:rPr>
            <w:noProof/>
            <w:webHidden/>
          </w:rPr>
          <w:fldChar w:fldCharType="end"/>
        </w:r>
      </w:hyperlink>
    </w:p>
    <w:p w:rsidR="00A461BA" w:rsidRPr="003B26C0" w:rsidRDefault="0027796B">
      <w:pPr>
        <w:pStyle w:val="10"/>
        <w:tabs>
          <w:tab w:val="right" w:leader="dot" w:pos="8949"/>
        </w:tabs>
        <w:rPr>
          <w:rFonts w:ascii="Calibri" w:hAnsi="Calibri"/>
          <w:noProof/>
          <w:sz w:val="21"/>
          <w:szCs w:val="22"/>
        </w:rPr>
      </w:pPr>
      <w:hyperlink w:anchor="_Toc511756955" w:history="1">
        <w:r w:rsidR="00A461BA" w:rsidRPr="0079397B">
          <w:rPr>
            <w:rStyle w:val="a6"/>
            <w:rFonts w:hint="eastAsia"/>
            <w:noProof/>
          </w:rPr>
          <w:t>参考文献</w:t>
        </w:r>
        <w:r w:rsidR="00A461BA">
          <w:rPr>
            <w:noProof/>
            <w:webHidden/>
          </w:rPr>
          <w:tab/>
        </w:r>
        <w:r w:rsidR="00A461BA">
          <w:rPr>
            <w:noProof/>
            <w:webHidden/>
          </w:rPr>
          <w:fldChar w:fldCharType="begin"/>
        </w:r>
        <w:r w:rsidR="00A461BA">
          <w:rPr>
            <w:noProof/>
            <w:webHidden/>
          </w:rPr>
          <w:instrText xml:space="preserve"> PAGEREF _Toc511756955 \h </w:instrText>
        </w:r>
        <w:r w:rsidR="00A461BA">
          <w:rPr>
            <w:noProof/>
            <w:webHidden/>
          </w:rPr>
        </w:r>
        <w:r w:rsidR="00A461BA">
          <w:rPr>
            <w:noProof/>
            <w:webHidden/>
          </w:rPr>
          <w:fldChar w:fldCharType="separate"/>
        </w:r>
        <w:r w:rsidR="00A461BA">
          <w:rPr>
            <w:noProof/>
            <w:webHidden/>
          </w:rPr>
          <w:t>51</w:t>
        </w:r>
        <w:r w:rsidR="00A461BA">
          <w:rPr>
            <w:noProof/>
            <w:webHidden/>
          </w:rPr>
          <w:fldChar w:fldCharType="end"/>
        </w:r>
      </w:hyperlink>
    </w:p>
    <w:p w:rsidR="00A461BA" w:rsidRPr="003B26C0" w:rsidRDefault="0027796B">
      <w:pPr>
        <w:pStyle w:val="10"/>
        <w:tabs>
          <w:tab w:val="right" w:leader="dot" w:pos="8949"/>
        </w:tabs>
        <w:rPr>
          <w:rFonts w:ascii="Calibri" w:hAnsi="Calibri"/>
          <w:noProof/>
          <w:sz w:val="21"/>
          <w:szCs w:val="22"/>
        </w:rPr>
      </w:pPr>
      <w:hyperlink w:anchor="_Toc511756956" w:history="1">
        <w:r w:rsidR="00A461BA" w:rsidRPr="0079397B">
          <w:rPr>
            <w:rStyle w:val="a6"/>
            <w:rFonts w:hint="eastAsia"/>
            <w:noProof/>
          </w:rPr>
          <w:t>攻读学位期间取得的研究成果</w:t>
        </w:r>
        <w:r w:rsidR="00A461BA">
          <w:rPr>
            <w:noProof/>
            <w:webHidden/>
          </w:rPr>
          <w:tab/>
        </w:r>
        <w:r w:rsidR="00A461BA">
          <w:rPr>
            <w:noProof/>
            <w:webHidden/>
          </w:rPr>
          <w:fldChar w:fldCharType="begin"/>
        </w:r>
        <w:r w:rsidR="00A461BA">
          <w:rPr>
            <w:noProof/>
            <w:webHidden/>
          </w:rPr>
          <w:instrText xml:space="preserve"> PAGEREF _Toc511756956 \h </w:instrText>
        </w:r>
        <w:r w:rsidR="00A461BA">
          <w:rPr>
            <w:noProof/>
            <w:webHidden/>
          </w:rPr>
        </w:r>
        <w:r w:rsidR="00A461BA">
          <w:rPr>
            <w:noProof/>
            <w:webHidden/>
          </w:rPr>
          <w:fldChar w:fldCharType="separate"/>
        </w:r>
        <w:r w:rsidR="00A461BA">
          <w:rPr>
            <w:noProof/>
            <w:webHidden/>
          </w:rPr>
          <w:t>53</w:t>
        </w:r>
        <w:r w:rsidR="00A461BA">
          <w:rPr>
            <w:noProof/>
            <w:webHidden/>
          </w:rPr>
          <w:fldChar w:fldCharType="end"/>
        </w:r>
      </w:hyperlink>
    </w:p>
    <w:p w:rsidR="00740470" w:rsidRDefault="00740470">
      <w:pPr>
        <w:ind w:firstLineChars="0" w:firstLine="0"/>
      </w:pPr>
      <w:r>
        <w:fldChar w:fldCharType="end"/>
      </w:r>
      <w:r>
        <w:rPr>
          <w:rFonts w:hint="eastAsia"/>
        </w:rPr>
        <w:t>声明</w:t>
      </w:r>
    </w:p>
    <w:p w:rsidR="00740470" w:rsidRDefault="00740470">
      <w:pPr>
        <w:ind w:firstLineChars="0" w:firstLine="0"/>
      </w:pPr>
    </w:p>
    <w:p w:rsidR="00740470" w:rsidRDefault="00740470">
      <w:pPr>
        <w:ind w:firstLineChars="0" w:firstLine="0"/>
      </w:pPr>
    </w:p>
    <w:p w:rsidR="00740470" w:rsidRDefault="00740470">
      <w:pPr>
        <w:ind w:firstLine="480"/>
        <w:sectPr w:rsidR="00740470">
          <w:headerReference w:type="default" r:id="rId25"/>
          <w:pgSz w:w="11907" w:h="16840"/>
          <w:pgMar w:top="1701" w:right="1474" w:bottom="1418" w:left="1474" w:header="1134" w:footer="992" w:gutter="0"/>
          <w:pgNumType w:fmt="upperRoman"/>
          <w:cols w:space="720"/>
          <w:docGrid w:linePitch="384" w:charSpace="7430"/>
        </w:sectPr>
      </w:pPr>
      <w:bookmarkStart w:id="120" w:name="_Toc175668071"/>
      <w:bookmarkStart w:id="121" w:name="_Toc176534951"/>
      <w:bookmarkStart w:id="122" w:name="_Toc176754255"/>
      <w:bookmarkStart w:id="123" w:name="_Toc176754565"/>
      <w:bookmarkStart w:id="124" w:name="_Toc176754850"/>
      <w:bookmarkStart w:id="125" w:name="_Toc176754957"/>
    </w:p>
    <w:bookmarkEnd w:id="120"/>
    <w:bookmarkEnd w:id="121"/>
    <w:bookmarkEnd w:id="122"/>
    <w:bookmarkEnd w:id="123"/>
    <w:bookmarkEnd w:id="124"/>
    <w:bookmarkEnd w:id="125"/>
    <w:p w:rsidR="00740470" w:rsidRDefault="00740470">
      <w:pPr>
        <w:pStyle w:val="af"/>
        <w:spacing w:beforeLines="200" w:before="480" w:afterLines="100" w:after="240"/>
      </w:pPr>
      <w:r>
        <w:rPr>
          <w:rFonts w:hint="eastAsia"/>
        </w:rPr>
        <w:lastRenderedPageBreak/>
        <w:t>CONTENTS</w:t>
      </w:r>
    </w:p>
    <w:p w:rsidR="004D30D2" w:rsidRPr="005C2D02" w:rsidRDefault="004D30D2" w:rsidP="004D30D2">
      <w:pPr>
        <w:pStyle w:val="10"/>
        <w:tabs>
          <w:tab w:val="right" w:leader="dot" w:pos="8949"/>
        </w:tabs>
        <w:ind w:firstLine="480"/>
        <w:rPr>
          <w:rFonts w:ascii="Calibri" w:hAnsi="Calibri"/>
          <w:noProof/>
          <w:sz w:val="21"/>
          <w:szCs w:val="22"/>
        </w:rPr>
      </w:pPr>
      <w:r>
        <w:fldChar w:fldCharType="begin"/>
      </w:r>
      <w:r>
        <w:instrText xml:space="preserve"> TOC \o "1-3" \h \z \u </w:instrText>
      </w:r>
      <w:r>
        <w:fldChar w:fldCharType="separate"/>
      </w:r>
      <w:hyperlink w:anchor="_Toc511749984" w:history="1">
        <w:r w:rsidRPr="001F1F91">
          <w:rPr>
            <w:rStyle w:val="a6"/>
            <w:noProof/>
          </w:rPr>
          <w:t>1</w:t>
        </w:r>
        <w:r w:rsidR="00152332" w:rsidRPr="00152332">
          <w:t xml:space="preserve"> </w:t>
        </w:r>
        <w:r w:rsidR="00152332" w:rsidRPr="00152332">
          <w:rPr>
            <w:rStyle w:val="a6"/>
            <w:noProof/>
          </w:rPr>
          <w:t>Preface</w:t>
        </w:r>
        <w:r w:rsidRPr="001F1F91">
          <w:rPr>
            <w:rStyle w:val="a6"/>
            <w:rFonts w:hint="eastAsia"/>
            <w:noProof/>
          </w:rPr>
          <w:t xml:space="preserve"> </w:t>
        </w:r>
        <w:r>
          <w:rPr>
            <w:noProof/>
            <w:webHidden/>
          </w:rPr>
          <w:tab/>
        </w:r>
        <w:r>
          <w:rPr>
            <w:noProof/>
            <w:webHidden/>
          </w:rPr>
          <w:fldChar w:fldCharType="begin"/>
        </w:r>
        <w:r>
          <w:rPr>
            <w:noProof/>
            <w:webHidden/>
          </w:rPr>
          <w:instrText xml:space="preserve"> PAGEREF _Toc511749984 \h </w:instrText>
        </w:r>
        <w:r>
          <w:rPr>
            <w:noProof/>
            <w:webHidden/>
          </w:rPr>
        </w:r>
        <w:r>
          <w:rPr>
            <w:noProof/>
            <w:webHidden/>
          </w:rPr>
          <w:fldChar w:fldCharType="separate"/>
        </w:r>
        <w:r>
          <w:rPr>
            <w:noProof/>
            <w:webHidden/>
          </w:rPr>
          <w:t>1</w:t>
        </w:r>
        <w:r>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49985" w:history="1">
        <w:r w:rsidR="004D30D2" w:rsidRPr="001F1F91">
          <w:rPr>
            <w:rStyle w:val="a6"/>
            <w:noProof/>
          </w:rPr>
          <w:t>1.1</w:t>
        </w:r>
        <w:r w:rsidR="004D30D2" w:rsidRPr="001F1F91">
          <w:rPr>
            <w:rStyle w:val="a6"/>
            <w:rFonts w:hint="eastAsia"/>
            <w:noProof/>
          </w:rPr>
          <w:t xml:space="preserve"> </w:t>
        </w:r>
        <w:r w:rsidR="00152332">
          <w:rPr>
            <w:rStyle w:val="a6"/>
            <w:rFonts w:hint="eastAsia"/>
            <w:noProof/>
          </w:rPr>
          <w:t>B</w:t>
        </w:r>
        <w:r w:rsidR="00152332">
          <w:rPr>
            <w:rStyle w:val="a6"/>
            <w:noProof/>
          </w:rPr>
          <w:t xml:space="preserve">ackground and </w:t>
        </w:r>
        <w:r w:rsidR="00152332">
          <w:rPr>
            <w:rStyle w:val="a6"/>
            <w:rFonts w:hint="eastAsia"/>
            <w:noProof/>
          </w:rPr>
          <w:t>S</w:t>
        </w:r>
        <w:r w:rsidR="00152332" w:rsidRPr="00152332">
          <w:rPr>
            <w:rStyle w:val="a6"/>
            <w:noProof/>
          </w:rPr>
          <w:t>ignificance</w:t>
        </w:r>
        <w:r w:rsidR="004D30D2">
          <w:rPr>
            <w:noProof/>
            <w:webHidden/>
          </w:rPr>
          <w:tab/>
        </w:r>
        <w:r w:rsidR="004D30D2">
          <w:rPr>
            <w:noProof/>
            <w:webHidden/>
          </w:rPr>
          <w:fldChar w:fldCharType="begin"/>
        </w:r>
        <w:r w:rsidR="004D30D2">
          <w:rPr>
            <w:noProof/>
            <w:webHidden/>
          </w:rPr>
          <w:instrText xml:space="preserve"> PAGEREF _Toc511749985 \h </w:instrText>
        </w:r>
        <w:r w:rsidR="004D30D2">
          <w:rPr>
            <w:noProof/>
            <w:webHidden/>
          </w:rPr>
        </w:r>
        <w:r w:rsidR="004D30D2">
          <w:rPr>
            <w:noProof/>
            <w:webHidden/>
          </w:rPr>
          <w:fldChar w:fldCharType="separate"/>
        </w:r>
        <w:r w:rsidR="004D30D2">
          <w:rPr>
            <w:noProof/>
            <w:webHidden/>
          </w:rPr>
          <w:t>1</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49986" w:history="1">
        <w:r w:rsidR="004D30D2" w:rsidRPr="001F1F91">
          <w:rPr>
            <w:rStyle w:val="a6"/>
            <w:noProof/>
          </w:rPr>
          <w:t>1.2</w:t>
        </w:r>
        <w:r w:rsidR="004D30D2" w:rsidRPr="001F1F91">
          <w:rPr>
            <w:rStyle w:val="a6"/>
            <w:rFonts w:hint="eastAsia"/>
            <w:noProof/>
          </w:rPr>
          <w:t xml:space="preserve"> </w:t>
        </w:r>
        <w:r w:rsidR="00152332">
          <w:rPr>
            <w:rStyle w:val="a6"/>
            <w:rFonts w:hint="eastAsia"/>
            <w:noProof/>
          </w:rPr>
          <w:t>Glance of Current Research Status</w:t>
        </w:r>
        <w:r w:rsidR="004D30D2">
          <w:rPr>
            <w:noProof/>
            <w:webHidden/>
          </w:rPr>
          <w:tab/>
        </w:r>
        <w:r w:rsidR="004D30D2">
          <w:rPr>
            <w:noProof/>
            <w:webHidden/>
          </w:rPr>
          <w:fldChar w:fldCharType="begin"/>
        </w:r>
        <w:r w:rsidR="004D30D2">
          <w:rPr>
            <w:noProof/>
            <w:webHidden/>
          </w:rPr>
          <w:instrText xml:space="preserve"> PAGEREF _Toc511749986 \h </w:instrText>
        </w:r>
        <w:r w:rsidR="004D30D2">
          <w:rPr>
            <w:noProof/>
            <w:webHidden/>
          </w:rPr>
        </w:r>
        <w:r w:rsidR="004D30D2">
          <w:rPr>
            <w:noProof/>
            <w:webHidden/>
          </w:rPr>
          <w:fldChar w:fldCharType="separate"/>
        </w:r>
        <w:r w:rsidR="004D30D2">
          <w:rPr>
            <w:noProof/>
            <w:webHidden/>
          </w:rPr>
          <w:t>2</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49987" w:history="1">
        <w:r w:rsidR="004D30D2" w:rsidRPr="001F1F91">
          <w:rPr>
            <w:rStyle w:val="a6"/>
            <w:noProof/>
          </w:rPr>
          <w:t>1.2.1</w:t>
        </w:r>
        <w:r w:rsidR="00152332" w:rsidRPr="00152332">
          <w:rPr>
            <w:rStyle w:val="a6"/>
            <w:noProof/>
          </w:rPr>
          <w:t xml:space="preserve"> The development of machine learning in the biomedical field</w:t>
        </w:r>
        <w:r w:rsidR="004D30D2">
          <w:rPr>
            <w:noProof/>
            <w:webHidden/>
          </w:rPr>
          <w:tab/>
        </w:r>
        <w:r w:rsidR="004D30D2">
          <w:rPr>
            <w:noProof/>
            <w:webHidden/>
          </w:rPr>
          <w:fldChar w:fldCharType="begin"/>
        </w:r>
        <w:r w:rsidR="004D30D2">
          <w:rPr>
            <w:noProof/>
            <w:webHidden/>
          </w:rPr>
          <w:instrText xml:space="preserve"> PAGEREF _Toc511749987 \h </w:instrText>
        </w:r>
        <w:r w:rsidR="004D30D2">
          <w:rPr>
            <w:noProof/>
            <w:webHidden/>
          </w:rPr>
        </w:r>
        <w:r w:rsidR="004D30D2">
          <w:rPr>
            <w:noProof/>
            <w:webHidden/>
          </w:rPr>
          <w:fldChar w:fldCharType="separate"/>
        </w:r>
        <w:r w:rsidR="004D30D2">
          <w:rPr>
            <w:noProof/>
            <w:webHidden/>
          </w:rPr>
          <w:t>2</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49988" w:history="1">
        <w:r w:rsidR="004D30D2" w:rsidRPr="001F1F91">
          <w:rPr>
            <w:rStyle w:val="a6"/>
            <w:noProof/>
          </w:rPr>
          <w:t>1.2.2</w:t>
        </w:r>
        <w:r w:rsidR="004D30D2" w:rsidRPr="001F1F91">
          <w:rPr>
            <w:rStyle w:val="a6"/>
            <w:rFonts w:hint="eastAsia"/>
            <w:noProof/>
          </w:rPr>
          <w:t xml:space="preserve"> </w:t>
        </w:r>
        <w:r w:rsidR="00152332" w:rsidRPr="00152332">
          <w:rPr>
            <w:rStyle w:val="a6"/>
            <w:noProof/>
          </w:rPr>
          <w:t>The development of multi-label learning</w:t>
        </w:r>
        <w:r w:rsidR="004D30D2">
          <w:rPr>
            <w:noProof/>
            <w:webHidden/>
          </w:rPr>
          <w:tab/>
        </w:r>
        <w:r w:rsidR="004D30D2">
          <w:rPr>
            <w:noProof/>
            <w:webHidden/>
          </w:rPr>
          <w:fldChar w:fldCharType="begin"/>
        </w:r>
        <w:r w:rsidR="004D30D2">
          <w:rPr>
            <w:noProof/>
            <w:webHidden/>
          </w:rPr>
          <w:instrText xml:space="preserve"> PAGEREF _Toc511749988 \h </w:instrText>
        </w:r>
        <w:r w:rsidR="004D30D2">
          <w:rPr>
            <w:noProof/>
            <w:webHidden/>
          </w:rPr>
        </w:r>
        <w:r w:rsidR="004D30D2">
          <w:rPr>
            <w:noProof/>
            <w:webHidden/>
          </w:rPr>
          <w:fldChar w:fldCharType="separate"/>
        </w:r>
        <w:r w:rsidR="004D30D2">
          <w:rPr>
            <w:noProof/>
            <w:webHidden/>
          </w:rPr>
          <w:t>3</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49989" w:history="1">
        <w:r w:rsidR="004D30D2" w:rsidRPr="001F1F91">
          <w:rPr>
            <w:rStyle w:val="a6"/>
            <w:noProof/>
          </w:rPr>
          <w:t>1.3</w:t>
        </w:r>
        <w:r w:rsidR="004D30D2" w:rsidRPr="001F1F91">
          <w:rPr>
            <w:rStyle w:val="a6"/>
            <w:rFonts w:hint="eastAsia"/>
            <w:noProof/>
          </w:rPr>
          <w:t xml:space="preserve"> </w:t>
        </w:r>
        <w:r w:rsidR="00152332" w:rsidRPr="00152332">
          <w:rPr>
            <w:rStyle w:val="a6"/>
            <w:noProof/>
          </w:rPr>
          <w:t>Main research contents</w:t>
        </w:r>
        <w:r w:rsidR="004D30D2">
          <w:rPr>
            <w:noProof/>
            <w:webHidden/>
          </w:rPr>
          <w:tab/>
        </w:r>
        <w:r w:rsidR="004D30D2">
          <w:rPr>
            <w:noProof/>
            <w:webHidden/>
          </w:rPr>
          <w:fldChar w:fldCharType="begin"/>
        </w:r>
        <w:r w:rsidR="004D30D2">
          <w:rPr>
            <w:noProof/>
            <w:webHidden/>
          </w:rPr>
          <w:instrText xml:space="preserve"> PAGEREF _Toc511749989 \h </w:instrText>
        </w:r>
        <w:r w:rsidR="004D30D2">
          <w:rPr>
            <w:noProof/>
            <w:webHidden/>
          </w:rPr>
        </w:r>
        <w:r w:rsidR="004D30D2">
          <w:rPr>
            <w:noProof/>
            <w:webHidden/>
          </w:rPr>
          <w:fldChar w:fldCharType="separate"/>
        </w:r>
        <w:r w:rsidR="004D30D2">
          <w:rPr>
            <w:noProof/>
            <w:webHidden/>
          </w:rPr>
          <w:t>3</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49990" w:history="1">
        <w:r w:rsidR="004D30D2" w:rsidRPr="001F1F91">
          <w:rPr>
            <w:rStyle w:val="a6"/>
            <w:noProof/>
          </w:rPr>
          <w:t>1.4</w:t>
        </w:r>
        <w:r w:rsidR="004D30D2" w:rsidRPr="001F1F91">
          <w:rPr>
            <w:rStyle w:val="a6"/>
            <w:rFonts w:hint="eastAsia"/>
            <w:noProof/>
          </w:rPr>
          <w:t xml:space="preserve"> </w:t>
        </w:r>
        <w:r w:rsidR="00152332">
          <w:rPr>
            <w:rStyle w:val="a6"/>
            <w:noProof/>
          </w:rPr>
          <w:t>T</w:t>
        </w:r>
        <w:r w:rsidR="00152332" w:rsidRPr="00152332">
          <w:rPr>
            <w:rStyle w:val="a6"/>
            <w:noProof/>
          </w:rPr>
          <w:t>he structure of the paper</w:t>
        </w:r>
        <w:r w:rsidR="004D30D2">
          <w:rPr>
            <w:noProof/>
            <w:webHidden/>
          </w:rPr>
          <w:tab/>
        </w:r>
        <w:r w:rsidR="004D30D2">
          <w:rPr>
            <w:noProof/>
            <w:webHidden/>
          </w:rPr>
          <w:fldChar w:fldCharType="begin"/>
        </w:r>
        <w:r w:rsidR="004D30D2">
          <w:rPr>
            <w:noProof/>
            <w:webHidden/>
          </w:rPr>
          <w:instrText xml:space="preserve"> PAGEREF _Toc511749990 \h </w:instrText>
        </w:r>
        <w:r w:rsidR="004D30D2">
          <w:rPr>
            <w:noProof/>
            <w:webHidden/>
          </w:rPr>
        </w:r>
        <w:r w:rsidR="004D30D2">
          <w:rPr>
            <w:noProof/>
            <w:webHidden/>
          </w:rPr>
          <w:fldChar w:fldCharType="separate"/>
        </w:r>
        <w:r w:rsidR="004D30D2">
          <w:rPr>
            <w:noProof/>
            <w:webHidden/>
          </w:rPr>
          <w:t>4</w:t>
        </w:r>
        <w:r w:rsidR="004D30D2">
          <w:rPr>
            <w:noProof/>
            <w:webHidden/>
          </w:rPr>
          <w:fldChar w:fldCharType="end"/>
        </w:r>
      </w:hyperlink>
    </w:p>
    <w:p w:rsidR="004D30D2" w:rsidRPr="005C2D02" w:rsidRDefault="0027796B" w:rsidP="004D30D2">
      <w:pPr>
        <w:pStyle w:val="10"/>
        <w:tabs>
          <w:tab w:val="right" w:leader="dot" w:pos="8949"/>
        </w:tabs>
        <w:ind w:firstLine="480"/>
        <w:rPr>
          <w:rFonts w:ascii="Calibri" w:hAnsi="Calibri"/>
          <w:noProof/>
          <w:sz w:val="21"/>
          <w:szCs w:val="22"/>
        </w:rPr>
      </w:pPr>
      <w:hyperlink w:anchor="_Toc511749991" w:history="1">
        <w:r w:rsidR="004D30D2" w:rsidRPr="001F1F91">
          <w:rPr>
            <w:rStyle w:val="a6"/>
            <w:noProof/>
          </w:rPr>
          <w:t>2</w:t>
        </w:r>
        <w:r w:rsidR="004D30D2" w:rsidRPr="001F1F91">
          <w:rPr>
            <w:rStyle w:val="a6"/>
            <w:rFonts w:hint="eastAsia"/>
            <w:noProof/>
          </w:rPr>
          <w:t xml:space="preserve"> </w:t>
        </w:r>
        <w:r w:rsidR="00152332" w:rsidRPr="00152332">
          <w:rPr>
            <w:rStyle w:val="a6"/>
            <w:noProof/>
          </w:rPr>
          <w:t>Multilabel class imbalance and classification methods</w:t>
        </w:r>
        <w:r w:rsidR="004D30D2">
          <w:rPr>
            <w:noProof/>
            <w:webHidden/>
          </w:rPr>
          <w:tab/>
        </w:r>
        <w:r w:rsidR="004D30D2">
          <w:rPr>
            <w:noProof/>
            <w:webHidden/>
          </w:rPr>
          <w:fldChar w:fldCharType="begin"/>
        </w:r>
        <w:r w:rsidR="004D30D2">
          <w:rPr>
            <w:noProof/>
            <w:webHidden/>
          </w:rPr>
          <w:instrText xml:space="preserve"> PAGEREF _Toc511749991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49992" w:history="1">
        <w:r w:rsidR="004D30D2" w:rsidRPr="001F1F91">
          <w:rPr>
            <w:rStyle w:val="a6"/>
            <w:noProof/>
          </w:rPr>
          <w:t>2.1</w:t>
        </w:r>
        <w:r w:rsidR="004D30D2" w:rsidRPr="001F1F91">
          <w:rPr>
            <w:rStyle w:val="a6"/>
            <w:rFonts w:hint="eastAsia"/>
            <w:noProof/>
          </w:rPr>
          <w:t xml:space="preserve"> </w:t>
        </w:r>
        <w:r w:rsidR="00152332" w:rsidRPr="00152332">
          <w:rPr>
            <w:rStyle w:val="a6"/>
            <w:noProof/>
          </w:rPr>
          <w:t>The limitations of single label classification</w:t>
        </w:r>
        <w:r w:rsidR="004D30D2">
          <w:rPr>
            <w:noProof/>
            <w:webHidden/>
          </w:rPr>
          <w:tab/>
        </w:r>
        <w:r w:rsidR="004D30D2">
          <w:rPr>
            <w:noProof/>
            <w:webHidden/>
          </w:rPr>
          <w:fldChar w:fldCharType="begin"/>
        </w:r>
        <w:r w:rsidR="004D30D2">
          <w:rPr>
            <w:noProof/>
            <w:webHidden/>
          </w:rPr>
          <w:instrText xml:space="preserve"> PAGEREF _Toc511749992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49993" w:history="1">
        <w:r w:rsidR="004D30D2" w:rsidRPr="001F1F91">
          <w:rPr>
            <w:rStyle w:val="a6"/>
            <w:noProof/>
          </w:rPr>
          <w:t>2.2</w:t>
        </w:r>
        <w:r w:rsidR="004D30D2" w:rsidRPr="001F1F91">
          <w:rPr>
            <w:rStyle w:val="a6"/>
            <w:rFonts w:hint="eastAsia"/>
            <w:noProof/>
          </w:rPr>
          <w:t xml:space="preserve"> </w:t>
        </w:r>
        <w:r w:rsidR="00152332">
          <w:rPr>
            <w:rStyle w:val="a6"/>
            <w:noProof/>
          </w:rPr>
          <w:t>Multi</w:t>
        </w:r>
        <w:r w:rsidR="00152332">
          <w:rPr>
            <w:rStyle w:val="a6"/>
            <w:rFonts w:hint="eastAsia"/>
            <w:noProof/>
          </w:rPr>
          <w:t>-</w:t>
        </w:r>
        <w:r w:rsidR="00152332" w:rsidRPr="00152332">
          <w:rPr>
            <w:rStyle w:val="a6"/>
            <w:noProof/>
          </w:rPr>
          <w:t>label learning</w:t>
        </w:r>
        <w:r w:rsidR="004D30D2">
          <w:rPr>
            <w:noProof/>
            <w:webHidden/>
          </w:rPr>
          <w:tab/>
        </w:r>
        <w:r w:rsidR="004D30D2">
          <w:rPr>
            <w:noProof/>
            <w:webHidden/>
          </w:rPr>
          <w:fldChar w:fldCharType="begin"/>
        </w:r>
        <w:r w:rsidR="004D30D2">
          <w:rPr>
            <w:noProof/>
            <w:webHidden/>
          </w:rPr>
          <w:instrText xml:space="preserve"> PAGEREF _Toc511749993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49994" w:history="1">
        <w:r w:rsidR="004D30D2" w:rsidRPr="001F1F91">
          <w:rPr>
            <w:rStyle w:val="a6"/>
            <w:noProof/>
          </w:rPr>
          <w:t>2.2.1</w:t>
        </w:r>
        <w:r w:rsidR="004D30D2" w:rsidRPr="001F1F91">
          <w:rPr>
            <w:rStyle w:val="a6"/>
            <w:rFonts w:hint="eastAsia"/>
            <w:noProof/>
          </w:rPr>
          <w:t xml:space="preserve"> </w:t>
        </w:r>
        <w:r w:rsidR="00152332" w:rsidRPr="00152332">
          <w:rPr>
            <w:rStyle w:val="a6"/>
            <w:noProof/>
          </w:rPr>
          <w:t>Formal description of multi label learning</w:t>
        </w:r>
        <w:r w:rsidR="004D30D2">
          <w:rPr>
            <w:noProof/>
            <w:webHidden/>
          </w:rPr>
          <w:tab/>
        </w:r>
        <w:r w:rsidR="004D30D2">
          <w:rPr>
            <w:noProof/>
            <w:webHidden/>
          </w:rPr>
          <w:fldChar w:fldCharType="begin"/>
        </w:r>
        <w:r w:rsidR="004D30D2">
          <w:rPr>
            <w:noProof/>
            <w:webHidden/>
          </w:rPr>
          <w:instrText xml:space="preserve"> PAGEREF _Toc511749994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49995" w:history="1">
        <w:r w:rsidR="004D30D2" w:rsidRPr="001F1F91">
          <w:rPr>
            <w:rStyle w:val="a6"/>
            <w:noProof/>
          </w:rPr>
          <w:t>2.2.2</w:t>
        </w:r>
        <w:r w:rsidR="004D30D2" w:rsidRPr="001F1F91">
          <w:rPr>
            <w:rStyle w:val="a6"/>
            <w:rFonts w:hint="eastAsia"/>
            <w:noProof/>
          </w:rPr>
          <w:t xml:space="preserve"> </w:t>
        </w:r>
        <w:r w:rsidR="00152332" w:rsidRPr="00152332">
          <w:rPr>
            <w:rStyle w:val="a6"/>
            <w:noProof/>
          </w:rPr>
          <w:t>The statistical evaluation method of multi label learning</w:t>
        </w:r>
        <w:r w:rsidR="004D30D2">
          <w:rPr>
            <w:noProof/>
            <w:webHidden/>
          </w:rPr>
          <w:tab/>
        </w:r>
        <w:r w:rsidR="004D30D2">
          <w:rPr>
            <w:noProof/>
            <w:webHidden/>
          </w:rPr>
          <w:fldChar w:fldCharType="begin"/>
        </w:r>
        <w:r w:rsidR="004D30D2">
          <w:rPr>
            <w:noProof/>
            <w:webHidden/>
          </w:rPr>
          <w:instrText xml:space="preserve"> PAGEREF _Toc511749995 \h </w:instrText>
        </w:r>
        <w:r w:rsidR="004D30D2">
          <w:rPr>
            <w:noProof/>
            <w:webHidden/>
          </w:rPr>
        </w:r>
        <w:r w:rsidR="004D30D2">
          <w:rPr>
            <w:noProof/>
            <w:webHidden/>
          </w:rPr>
          <w:fldChar w:fldCharType="separate"/>
        </w:r>
        <w:r w:rsidR="004D30D2">
          <w:rPr>
            <w:noProof/>
            <w:webHidden/>
          </w:rPr>
          <w:t>7</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49996" w:history="1">
        <w:r w:rsidR="004D30D2" w:rsidRPr="001F1F91">
          <w:rPr>
            <w:rStyle w:val="a6"/>
            <w:noProof/>
          </w:rPr>
          <w:t>2.2.3</w:t>
        </w:r>
        <w:r w:rsidR="004D30D2" w:rsidRPr="001F1F91">
          <w:rPr>
            <w:rStyle w:val="a6"/>
            <w:rFonts w:hint="eastAsia"/>
            <w:noProof/>
          </w:rPr>
          <w:t xml:space="preserve"> </w:t>
        </w:r>
        <w:r w:rsidR="00152332" w:rsidRPr="00152332">
          <w:rPr>
            <w:rStyle w:val="a6"/>
            <w:noProof/>
          </w:rPr>
          <w:t>Typical processing methods for multi label learning</w:t>
        </w:r>
        <w:r w:rsidR="004D30D2">
          <w:rPr>
            <w:noProof/>
            <w:webHidden/>
          </w:rPr>
          <w:tab/>
        </w:r>
        <w:r w:rsidR="004D30D2">
          <w:rPr>
            <w:noProof/>
            <w:webHidden/>
          </w:rPr>
          <w:fldChar w:fldCharType="begin"/>
        </w:r>
        <w:r w:rsidR="004D30D2">
          <w:rPr>
            <w:noProof/>
            <w:webHidden/>
          </w:rPr>
          <w:instrText xml:space="preserve"> PAGEREF _Toc511749996 \h </w:instrText>
        </w:r>
        <w:r w:rsidR="004D30D2">
          <w:rPr>
            <w:noProof/>
            <w:webHidden/>
          </w:rPr>
        </w:r>
        <w:r w:rsidR="004D30D2">
          <w:rPr>
            <w:noProof/>
            <w:webHidden/>
          </w:rPr>
          <w:fldChar w:fldCharType="separate"/>
        </w:r>
        <w:r w:rsidR="004D30D2">
          <w:rPr>
            <w:noProof/>
            <w:webHidden/>
          </w:rPr>
          <w:t>9</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49997" w:history="1">
        <w:r w:rsidR="004D30D2" w:rsidRPr="001F1F91">
          <w:rPr>
            <w:rStyle w:val="a6"/>
            <w:noProof/>
          </w:rPr>
          <w:t>2.3</w:t>
        </w:r>
        <w:r w:rsidR="004D30D2" w:rsidRPr="001F1F91">
          <w:rPr>
            <w:rStyle w:val="a6"/>
            <w:rFonts w:hint="eastAsia"/>
            <w:noProof/>
          </w:rPr>
          <w:t xml:space="preserve"> </w:t>
        </w:r>
        <w:r w:rsidR="00152332" w:rsidRPr="00152332">
          <w:rPr>
            <w:rStyle w:val="a6"/>
            <w:noProof/>
          </w:rPr>
          <w:t>Class imbalance</w:t>
        </w:r>
        <w:r w:rsidR="004D30D2">
          <w:rPr>
            <w:noProof/>
            <w:webHidden/>
          </w:rPr>
          <w:tab/>
        </w:r>
        <w:r w:rsidR="004D30D2">
          <w:rPr>
            <w:noProof/>
            <w:webHidden/>
          </w:rPr>
          <w:fldChar w:fldCharType="begin"/>
        </w:r>
        <w:r w:rsidR="004D30D2">
          <w:rPr>
            <w:noProof/>
            <w:webHidden/>
          </w:rPr>
          <w:instrText xml:space="preserve"> PAGEREF _Toc511749997 \h </w:instrText>
        </w:r>
        <w:r w:rsidR="004D30D2">
          <w:rPr>
            <w:noProof/>
            <w:webHidden/>
          </w:rPr>
        </w:r>
        <w:r w:rsidR="004D30D2">
          <w:rPr>
            <w:noProof/>
            <w:webHidden/>
          </w:rPr>
          <w:fldChar w:fldCharType="separate"/>
        </w:r>
        <w:r w:rsidR="004D30D2">
          <w:rPr>
            <w:noProof/>
            <w:webHidden/>
          </w:rPr>
          <w:t>12</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49998" w:history="1">
        <w:r w:rsidR="004D30D2" w:rsidRPr="001F1F91">
          <w:rPr>
            <w:rStyle w:val="a6"/>
            <w:noProof/>
          </w:rPr>
          <w:t>2.3.1</w:t>
        </w:r>
        <w:r w:rsidR="00152332" w:rsidRPr="00152332">
          <w:t xml:space="preserve"> </w:t>
        </w:r>
        <w:r w:rsidR="00152332" w:rsidRPr="00152332">
          <w:rPr>
            <w:rStyle w:val="a6"/>
            <w:noProof/>
          </w:rPr>
          <w:t>Class imbalance in traditional single label</w:t>
        </w:r>
        <w:r w:rsidR="004D30D2">
          <w:rPr>
            <w:noProof/>
            <w:webHidden/>
          </w:rPr>
          <w:tab/>
        </w:r>
        <w:r w:rsidR="004D30D2">
          <w:rPr>
            <w:noProof/>
            <w:webHidden/>
          </w:rPr>
          <w:fldChar w:fldCharType="begin"/>
        </w:r>
        <w:r w:rsidR="004D30D2">
          <w:rPr>
            <w:noProof/>
            <w:webHidden/>
          </w:rPr>
          <w:instrText xml:space="preserve"> PAGEREF _Toc511749998 \h </w:instrText>
        </w:r>
        <w:r w:rsidR="004D30D2">
          <w:rPr>
            <w:noProof/>
            <w:webHidden/>
          </w:rPr>
        </w:r>
        <w:r w:rsidR="004D30D2">
          <w:rPr>
            <w:noProof/>
            <w:webHidden/>
          </w:rPr>
          <w:fldChar w:fldCharType="separate"/>
        </w:r>
        <w:r w:rsidR="004D30D2">
          <w:rPr>
            <w:noProof/>
            <w:webHidden/>
          </w:rPr>
          <w:t>12</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49999" w:history="1">
        <w:r w:rsidR="004D30D2" w:rsidRPr="001F1F91">
          <w:rPr>
            <w:rStyle w:val="a6"/>
            <w:noProof/>
          </w:rPr>
          <w:t>2.3.2</w:t>
        </w:r>
        <w:r w:rsidR="00152332" w:rsidRPr="00152332">
          <w:t xml:space="preserve"> </w:t>
        </w:r>
        <w:r w:rsidR="00152332" w:rsidRPr="00152332">
          <w:rPr>
            <w:rStyle w:val="a6"/>
            <w:noProof/>
          </w:rPr>
          <w:t>Class imbalance in multi label</w:t>
        </w:r>
        <w:r w:rsidR="004D30D2" w:rsidRPr="001F1F91">
          <w:rPr>
            <w:rStyle w:val="a6"/>
            <w:rFonts w:hint="eastAsia"/>
            <w:noProof/>
          </w:rPr>
          <w:t xml:space="preserve"> </w:t>
        </w:r>
        <w:r w:rsidR="004D30D2">
          <w:rPr>
            <w:noProof/>
            <w:webHidden/>
          </w:rPr>
          <w:tab/>
        </w:r>
        <w:r w:rsidR="004D30D2">
          <w:rPr>
            <w:noProof/>
            <w:webHidden/>
          </w:rPr>
          <w:fldChar w:fldCharType="begin"/>
        </w:r>
        <w:r w:rsidR="004D30D2">
          <w:rPr>
            <w:noProof/>
            <w:webHidden/>
          </w:rPr>
          <w:instrText xml:space="preserve"> PAGEREF _Toc511749999 \h </w:instrText>
        </w:r>
        <w:r w:rsidR="004D30D2">
          <w:rPr>
            <w:noProof/>
            <w:webHidden/>
          </w:rPr>
        </w:r>
        <w:r w:rsidR="004D30D2">
          <w:rPr>
            <w:noProof/>
            <w:webHidden/>
          </w:rPr>
          <w:fldChar w:fldCharType="separate"/>
        </w:r>
        <w:r w:rsidR="004D30D2">
          <w:rPr>
            <w:noProof/>
            <w:webHidden/>
          </w:rPr>
          <w:t>12</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00" w:history="1">
        <w:r w:rsidR="004D30D2" w:rsidRPr="001F1F91">
          <w:rPr>
            <w:rStyle w:val="a6"/>
            <w:noProof/>
          </w:rPr>
          <w:t>2.3.3</w:t>
        </w:r>
        <w:r w:rsidR="004D30D2" w:rsidRPr="001F1F91">
          <w:rPr>
            <w:rStyle w:val="a6"/>
            <w:rFonts w:hint="eastAsia"/>
            <w:noProof/>
          </w:rPr>
          <w:t xml:space="preserve"> </w:t>
        </w:r>
        <w:r w:rsidR="00152332" w:rsidRPr="00152332">
          <w:rPr>
            <w:rStyle w:val="a6"/>
            <w:noProof/>
          </w:rPr>
          <w:t xml:space="preserve">The solution </w:t>
        </w:r>
        <w:r w:rsidR="00152332">
          <w:rPr>
            <w:rStyle w:val="a6"/>
            <w:noProof/>
          </w:rPr>
          <w:t>of multi</w:t>
        </w:r>
        <w:r w:rsidR="00152332">
          <w:rPr>
            <w:rStyle w:val="a6"/>
            <w:rFonts w:hint="eastAsia"/>
            <w:noProof/>
          </w:rPr>
          <w:t>-</w:t>
        </w:r>
        <w:r w:rsidR="00152332" w:rsidRPr="00152332">
          <w:rPr>
            <w:rStyle w:val="a6"/>
            <w:noProof/>
          </w:rPr>
          <w:t>label class imbalance</w:t>
        </w:r>
        <w:r w:rsidR="004D30D2">
          <w:rPr>
            <w:noProof/>
            <w:webHidden/>
          </w:rPr>
          <w:tab/>
        </w:r>
        <w:r w:rsidR="004D30D2">
          <w:rPr>
            <w:noProof/>
            <w:webHidden/>
          </w:rPr>
          <w:fldChar w:fldCharType="begin"/>
        </w:r>
        <w:r w:rsidR="004D30D2">
          <w:rPr>
            <w:noProof/>
            <w:webHidden/>
          </w:rPr>
          <w:instrText xml:space="preserve"> PAGEREF _Toc511750000 \h </w:instrText>
        </w:r>
        <w:r w:rsidR="004D30D2">
          <w:rPr>
            <w:noProof/>
            <w:webHidden/>
          </w:rPr>
        </w:r>
        <w:r w:rsidR="004D30D2">
          <w:rPr>
            <w:noProof/>
            <w:webHidden/>
          </w:rPr>
          <w:fldChar w:fldCharType="separate"/>
        </w:r>
        <w:r w:rsidR="004D30D2">
          <w:rPr>
            <w:noProof/>
            <w:webHidden/>
          </w:rPr>
          <w:t>13</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01" w:history="1">
        <w:r w:rsidR="004D30D2" w:rsidRPr="001F1F91">
          <w:rPr>
            <w:rStyle w:val="a6"/>
            <w:noProof/>
          </w:rPr>
          <w:t>2.4</w:t>
        </w:r>
        <w:r w:rsidR="004D30D2" w:rsidRPr="001F1F91">
          <w:rPr>
            <w:rStyle w:val="a6"/>
            <w:rFonts w:hint="eastAsia"/>
            <w:noProof/>
          </w:rPr>
          <w:t xml:space="preserve"> </w:t>
        </w:r>
        <w:r w:rsidR="00152332" w:rsidRPr="00152332">
          <w:rPr>
            <w:rStyle w:val="a6"/>
            <w:noProof/>
          </w:rPr>
          <w:t>Summary</w:t>
        </w:r>
        <w:r w:rsidR="004D30D2">
          <w:rPr>
            <w:noProof/>
            <w:webHidden/>
          </w:rPr>
          <w:tab/>
        </w:r>
        <w:r w:rsidR="004D30D2">
          <w:rPr>
            <w:noProof/>
            <w:webHidden/>
          </w:rPr>
          <w:fldChar w:fldCharType="begin"/>
        </w:r>
        <w:r w:rsidR="004D30D2">
          <w:rPr>
            <w:noProof/>
            <w:webHidden/>
          </w:rPr>
          <w:instrText xml:space="preserve"> PAGEREF _Toc511750001 \h </w:instrText>
        </w:r>
        <w:r w:rsidR="004D30D2">
          <w:rPr>
            <w:noProof/>
            <w:webHidden/>
          </w:rPr>
        </w:r>
        <w:r w:rsidR="004D30D2">
          <w:rPr>
            <w:noProof/>
            <w:webHidden/>
          </w:rPr>
          <w:fldChar w:fldCharType="separate"/>
        </w:r>
        <w:r w:rsidR="004D30D2">
          <w:rPr>
            <w:noProof/>
            <w:webHidden/>
          </w:rPr>
          <w:t>14</w:t>
        </w:r>
        <w:r w:rsidR="004D30D2">
          <w:rPr>
            <w:noProof/>
            <w:webHidden/>
          </w:rPr>
          <w:fldChar w:fldCharType="end"/>
        </w:r>
      </w:hyperlink>
    </w:p>
    <w:p w:rsidR="004D30D2" w:rsidRPr="005C2D02" w:rsidRDefault="0027796B" w:rsidP="004D30D2">
      <w:pPr>
        <w:pStyle w:val="10"/>
        <w:tabs>
          <w:tab w:val="right" w:leader="dot" w:pos="8949"/>
        </w:tabs>
        <w:ind w:firstLine="480"/>
        <w:rPr>
          <w:rFonts w:ascii="Calibri" w:hAnsi="Calibri"/>
          <w:noProof/>
          <w:sz w:val="21"/>
          <w:szCs w:val="22"/>
        </w:rPr>
      </w:pPr>
      <w:hyperlink w:anchor="_Toc511750002" w:history="1">
        <w:r w:rsidR="004D30D2" w:rsidRPr="001F1F91">
          <w:rPr>
            <w:rStyle w:val="a6"/>
            <w:noProof/>
          </w:rPr>
          <w:t>3</w:t>
        </w:r>
        <w:r w:rsidR="004D30D2" w:rsidRPr="001F1F91">
          <w:rPr>
            <w:rStyle w:val="a6"/>
            <w:rFonts w:hint="eastAsia"/>
            <w:noProof/>
          </w:rPr>
          <w:t xml:space="preserve"> </w:t>
        </w:r>
        <w:r w:rsidR="00A461BA" w:rsidRPr="00A461BA">
          <w:rPr>
            <w:rStyle w:val="a6"/>
            <w:noProof/>
          </w:rPr>
          <w:t>Prediction model of cardiovascular disease</w:t>
        </w:r>
        <w:r w:rsidR="004D30D2">
          <w:rPr>
            <w:noProof/>
            <w:webHidden/>
          </w:rPr>
          <w:tab/>
        </w:r>
        <w:r w:rsidR="004D30D2">
          <w:rPr>
            <w:noProof/>
            <w:webHidden/>
          </w:rPr>
          <w:fldChar w:fldCharType="begin"/>
        </w:r>
        <w:r w:rsidR="004D30D2">
          <w:rPr>
            <w:noProof/>
            <w:webHidden/>
          </w:rPr>
          <w:instrText xml:space="preserve"> PAGEREF _Toc511750002 \h </w:instrText>
        </w:r>
        <w:r w:rsidR="004D30D2">
          <w:rPr>
            <w:noProof/>
            <w:webHidden/>
          </w:rPr>
        </w:r>
        <w:r w:rsidR="004D30D2">
          <w:rPr>
            <w:noProof/>
            <w:webHidden/>
          </w:rPr>
          <w:fldChar w:fldCharType="separate"/>
        </w:r>
        <w:r w:rsidR="004D30D2">
          <w:rPr>
            <w:noProof/>
            <w:webHidden/>
          </w:rPr>
          <w:t>15</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03" w:history="1">
        <w:r w:rsidR="004D30D2" w:rsidRPr="001F1F91">
          <w:rPr>
            <w:rStyle w:val="a6"/>
            <w:noProof/>
          </w:rPr>
          <w:t>3.1</w:t>
        </w:r>
        <w:r w:rsidR="004D30D2" w:rsidRPr="001F1F91">
          <w:rPr>
            <w:rStyle w:val="a6"/>
            <w:rFonts w:hint="eastAsia"/>
            <w:noProof/>
          </w:rPr>
          <w:t xml:space="preserve"> </w:t>
        </w:r>
        <w:r w:rsidR="00A461BA" w:rsidRPr="00A461BA">
          <w:rPr>
            <w:rStyle w:val="a6"/>
            <w:noProof/>
          </w:rPr>
          <w:t>The goals and steps of the Model</w:t>
        </w:r>
        <w:r w:rsidR="004D30D2">
          <w:rPr>
            <w:noProof/>
            <w:webHidden/>
          </w:rPr>
          <w:tab/>
        </w:r>
        <w:r w:rsidR="004D30D2">
          <w:rPr>
            <w:noProof/>
            <w:webHidden/>
          </w:rPr>
          <w:fldChar w:fldCharType="begin"/>
        </w:r>
        <w:r w:rsidR="004D30D2">
          <w:rPr>
            <w:noProof/>
            <w:webHidden/>
          </w:rPr>
          <w:instrText xml:space="preserve"> PAGEREF _Toc511750003 \h </w:instrText>
        </w:r>
        <w:r w:rsidR="004D30D2">
          <w:rPr>
            <w:noProof/>
            <w:webHidden/>
          </w:rPr>
        </w:r>
        <w:r w:rsidR="004D30D2">
          <w:rPr>
            <w:noProof/>
            <w:webHidden/>
          </w:rPr>
          <w:fldChar w:fldCharType="separate"/>
        </w:r>
        <w:r w:rsidR="004D30D2">
          <w:rPr>
            <w:noProof/>
            <w:webHidden/>
          </w:rPr>
          <w:t>15</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04" w:history="1">
        <w:r w:rsidR="004D30D2" w:rsidRPr="001F1F91">
          <w:rPr>
            <w:rStyle w:val="a6"/>
            <w:noProof/>
          </w:rPr>
          <w:t>3.2</w:t>
        </w:r>
        <w:r w:rsidR="004D30D2" w:rsidRPr="001F1F91">
          <w:rPr>
            <w:rStyle w:val="a6"/>
            <w:rFonts w:hint="eastAsia"/>
            <w:noProof/>
          </w:rPr>
          <w:t xml:space="preserve"> </w:t>
        </w:r>
        <w:r w:rsidR="00A461BA" w:rsidRPr="00A461BA">
          <w:rPr>
            <w:rStyle w:val="a6"/>
            <w:noProof/>
          </w:rPr>
          <w:t>Data collection of cardiovascular disease</w:t>
        </w:r>
        <w:r w:rsidR="004D30D2">
          <w:rPr>
            <w:noProof/>
            <w:webHidden/>
          </w:rPr>
          <w:tab/>
        </w:r>
        <w:r w:rsidR="004D30D2">
          <w:rPr>
            <w:noProof/>
            <w:webHidden/>
          </w:rPr>
          <w:fldChar w:fldCharType="begin"/>
        </w:r>
        <w:r w:rsidR="004D30D2">
          <w:rPr>
            <w:noProof/>
            <w:webHidden/>
          </w:rPr>
          <w:instrText xml:space="preserve"> PAGEREF _Toc511750004 \h </w:instrText>
        </w:r>
        <w:r w:rsidR="004D30D2">
          <w:rPr>
            <w:noProof/>
            <w:webHidden/>
          </w:rPr>
        </w:r>
        <w:r w:rsidR="004D30D2">
          <w:rPr>
            <w:noProof/>
            <w:webHidden/>
          </w:rPr>
          <w:fldChar w:fldCharType="separate"/>
        </w:r>
        <w:r w:rsidR="004D30D2">
          <w:rPr>
            <w:noProof/>
            <w:webHidden/>
          </w:rPr>
          <w:t>16</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05" w:history="1">
        <w:r w:rsidR="004D30D2" w:rsidRPr="001F1F91">
          <w:rPr>
            <w:rStyle w:val="a6"/>
            <w:noProof/>
          </w:rPr>
          <w:t>3.2.1</w:t>
        </w:r>
        <w:r w:rsidR="00A461BA" w:rsidRPr="00A461BA">
          <w:t xml:space="preserve"> </w:t>
        </w:r>
        <w:r w:rsidR="00A461BA">
          <w:rPr>
            <w:rStyle w:val="a6"/>
            <w:noProof/>
          </w:rPr>
          <w:t xml:space="preserve">Data </w:t>
        </w:r>
        <w:r w:rsidR="00A461BA">
          <w:rPr>
            <w:rStyle w:val="a6"/>
            <w:rFonts w:hint="eastAsia"/>
            <w:noProof/>
          </w:rPr>
          <w:t>A</w:t>
        </w:r>
        <w:r w:rsidR="00A461BA" w:rsidRPr="00A461BA">
          <w:rPr>
            <w:rStyle w:val="a6"/>
            <w:noProof/>
          </w:rPr>
          <w:t>nalysis</w:t>
        </w:r>
        <w:r w:rsidR="004D30D2">
          <w:rPr>
            <w:noProof/>
            <w:webHidden/>
          </w:rPr>
          <w:tab/>
        </w:r>
        <w:r w:rsidR="004D30D2">
          <w:rPr>
            <w:noProof/>
            <w:webHidden/>
          </w:rPr>
          <w:fldChar w:fldCharType="begin"/>
        </w:r>
        <w:r w:rsidR="004D30D2">
          <w:rPr>
            <w:noProof/>
            <w:webHidden/>
          </w:rPr>
          <w:instrText xml:space="preserve"> PAGEREF _Toc511750005 \h </w:instrText>
        </w:r>
        <w:r w:rsidR="004D30D2">
          <w:rPr>
            <w:noProof/>
            <w:webHidden/>
          </w:rPr>
        </w:r>
        <w:r w:rsidR="004D30D2">
          <w:rPr>
            <w:noProof/>
            <w:webHidden/>
          </w:rPr>
          <w:fldChar w:fldCharType="separate"/>
        </w:r>
        <w:r w:rsidR="004D30D2">
          <w:rPr>
            <w:noProof/>
            <w:webHidden/>
          </w:rPr>
          <w:t>16</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06" w:history="1">
        <w:r w:rsidR="004D30D2" w:rsidRPr="001F1F91">
          <w:rPr>
            <w:rStyle w:val="a6"/>
            <w:noProof/>
          </w:rPr>
          <w:t>3.2.2</w:t>
        </w:r>
        <w:r w:rsidR="00A461BA" w:rsidRPr="00A461BA">
          <w:t xml:space="preserve"> </w:t>
        </w:r>
        <w:r w:rsidR="00A461BA" w:rsidRPr="00A461BA">
          <w:rPr>
            <w:rStyle w:val="a6"/>
            <w:noProof/>
          </w:rPr>
          <w:t>The selection of the research object and the forecast target</w:t>
        </w:r>
        <w:r w:rsidR="004D30D2">
          <w:rPr>
            <w:noProof/>
            <w:webHidden/>
          </w:rPr>
          <w:tab/>
        </w:r>
        <w:r w:rsidR="004D30D2">
          <w:rPr>
            <w:noProof/>
            <w:webHidden/>
          </w:rPr>
          <w:fldChar w:fldCharType="begin"/>
        </w:r>
        <w:r w:rsidR="004D30D2">
          <w:rPr>
            <w:noProof/>
            <w:webHidden/>
          </w:rPr>
          <w:instrText xml:space="preserve"> PAGEREF _Toc511750006 \h </w:instrText>
        </w:r>
        <w:r w:rsidR="004D30D2">
          <w:rPr>
            <w:noProof/>
            <w:webHidden/>
          </w:rPr>
        </w:r>
        <w:r w:rsidR="004D30D2">
          <w:rPr>
            <w:noProof/>
            <w:webHidden/>
          </w:rPr>
          <w:fldChar w:fldCharType="separate"/>
        </w:r>
        <w:r w:rsidR="004D30D2">
          <w:rPr>
            <w:noProof/>
            <w:webHidden/>
          </w:rPr>
          <w:t>17</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07" w:history="1">
        <w:r w:rsidR="004D30D2" w:rsidRPr="001F1F91">
          <w:rPr>
            <w:rStyle w:val="a6"/>
            <w:noProof/>
          </w:rPr>
          <w:t>3.2.3</w:t>
        </w:r>
        <w:r w:rsidR="004D30D2" w:rsidRPr="001F1F91">
          <w:rPr>
            <w:rStyle w:val="a6"/>
            <w:rFonts w:hint="eastAsia"/>
            <w:noProof/>
          </w:rPr>
          <w:t xml:space="preserve"> </w:t>
        </w:r>
        <w:r w:rsidR="00B50F66" w:rsidRPr="00B50F66">
          <w:rPr>
            <w:rStyle w:val="a6"/>
            <w:noProof/>
          </w:rPr>
          <w:t>Implementation</w:t>
        </w:r>
        <w:r w:rsidR="00B50F66">
          <w:rPr>
            <w:rStyle w:val="a6"/>
            <w:rFonts w:hint="eastAsia"/>
            <w:noProof/>
          </w:rPr>
          <w:t xml:space="preserve"> of</w:t>
        </w:r>
        <w:r w:rsidR="00B50F66" w:rsidRPr="00B50F66">
          <w:t xml:space="preserve"> </w:t>
        </w:r>
        <w:r w:rsidR="00B50F66" w:rsidRPr="00B50F66">
          <w:rPr>
            <w:rStyle w:val="a6"/>
            <w:noProof/>
          </w:rPr>
          <w:t>Data acquisition</w:t>
        </w:r>
        <w:r w:rsidR="004D30D2">
          <w:rPr>
            <w:noProof/>
            <w:webHidden/>
          </w:rPr>
          <w:tab/>
        </w:r>
        <w:r w:rsidR="004D30D2">
          <w:rPr>
            <w:noProof/>
            <w:webHidden/>
          </w:rPr>
          <w:fldChar w:fldCharType="begin"/>
        </w:r>
        <w:r w:rsidR="004D30D2">
          <w:rPr>
            <w:noProof/>
            <w:webHidden/>
          </w:rPr>
          <w:instrText xml:space="preserve"> PAGEREF _Toc511750007 \h </w:instrText>
        </w:r>
        <w:r w:rsidR="004D30D2">
          <w:rPr>
            <w:noProof/>
            <w:webHidden/>
          </w:rPr>
        </w:r>
        <w:r w:rsidR="004D30D2">
          <w:rPr>
            <w:noProof/>
            <w:webHidden/>
          </w:rPr>
          <w:fldChar w:fldCharType="separate"/>
        </w:r>
        <w:r w:rsidR="004D30D2">
          <w:rPr>
            <w:noProof/>
            <w:webHidden/>
          </w:rPr>
          <w:t>18</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08" w:history="1">
        <w:r w:rsidR="004D30D2" w:rsidRPr="001F1F91">
          <w:rPr>
            <w:rStyle w:val="a6"/>
            <w:noProof/>
          </w:rPr>
          <w:t>3.3</w:t>
        </w:r>
        <w:r w:rsidR="004D30D2" w:rsidRPr="001F1F91">
          <w:rPr>
            <w:rStyle w:val="a6"/>
            <w:rFonts w:hint="eastAsia"/>
            <w:noProof/>
          </w:rPr>
          <w:t xml:space="preserve"> </w:t>
        </w:r>
        <w:r w:rsidR="00A461BA" w:rsidRPr="00A461BA">
          <w:rPr>
            <w:rStyle w:val="a6"/>
            <w:noProof/>
          </w:rPr>
          <w:t>Data preprocessing of cardiovascular disease</w:t>
        </w:r>
        <w:r w:rsidR="004D30D2">
          <w:rPr>
            <w:noProof/>
            <w:webHidden/>
          </w:rPr>
          <w:tab/>
        </w:r>
        <w:r w:rsidR="004D30D2">
          <w:rPr>
            <w:noProof/>
            <w:webHidden/>
          </w:rPr>
          <w:fldChar w:fldCharType="begin"/>
        </w:r>
        <w:r w:rsidR="004D30D2">
          <w:rPr>
            <w:noProof/>
            <w:webHidden/>
          </w:rPr>
          <w:instrText xml:space="preserve"> PAGEREF _Toc511750008 \h </w:instrText>
        </w:r>
        <w:r w:rsidR="004D30D2">
          <w:rPr>
            <w:noProof/>
            <w:webHidden/>
          </w:rPr>
        </w:r>
        <w:r w:rsidR="004D30D2">
          <w:rPr>
            <w:noProof/>
            <w:webHidden/>
          </w:rPr>
          <w:fldChar w:fldCharType="separate"/>
        </w:r>
        <w:r w:rsidR="004D30D2">
          <w:rPr>
            <w:noProof/>
            <w:webHidden/>
          </w:rPr>
          <w:t>20</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09" w:history="1">
        <w:r w:rsidR="004D30D2" w:rsidRPr="001F1F91">
          <w:rPr>
            <w:rStyle w:val="a6"/>
            <w:noProof/>
          </w:rPr>
          <w:t>3.3.1</w:t>
        </w:r>
        <w:r w:rsidR="00B50F66" w:rsidRPr="00B50F66">
          <w:t xml:space="preserve"> </w:t>
        </w:r>
        <w:r w:rsidR="00B50F66" w:rsidRPr="00B50F66">
          <w:rPr>
            <w:rStyle w:val="a6"/>
            <w:noProof/>
          </w:rPr>
          <w:t>Data cleaning and effective data extraction</w:t>
        </w:r>
        <w:r w:rsidR="004D30D2">
          <w:rPr>
            <w:noProof/>
            <w:webHidden/>
          </w:rPr>
          <w:tab/>
        </w:r>
        <w:r w:rsidR="004D30D2">
          <w:rPr>
            <w:noProof/>
            <w:webHidden/>
          </w:rPr>
          <w:fldChar w:fldCharType="begin"/>
        </w:r>
        <w:r w:rsidR="004D30D2">
          <w:rPr>
            <w:noProof/>
            <w:webHidden/>
          </w:rPr>
          <w:instrText xml:space="preserve"> PAGEREF _Toc511750009 \h </w:instrText>
        </w:r>
        <w:r w:rsidR="004D30D2">
          <w:rPr>
            <w:noProof/>
            <w:webHidden/>
          </w:rPr>
        </w:r>
        <w:r w:rsidR="004D30D2">
          <w:rPr>
            <w:noProof/>
            <w:webHidden/>
          </w:rPr>
          <w:fldChar w:fldCharType="separate"/>
        </w:r>
        <w:r w:rsidR="004D30D2">
          <w:rPr>
            <w:noProof/>
            <w:webHidden/>
          </w:rPr>
          <w:t>20</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10" w:history="1">
        <w:r w:rsidR="004D30D2" w:rsidRPr="001F1F91">
          <w:rPr>
            <w:rStyle w:val="a6"/>
            <w:noProof/>
          </w:rPr>
          <w:t>3.3.2</w:t>
        </w:r>
        <w:r w:rsidR="004D30D2" w:rsidRPr="001F1F91">
          <w:rPr>
            <w:rStyle w:val="a6"/>
            <w:rFonts w:hint="eastAsia"/>
            <w:noProof/>
          </w:rPr>
          <w:t xml:space="preserve"> </w:t>
        </w:r>
        <w:r w:rsidR="00B50F66" w:rsidRPr="00B50F66">
          <w:rPr>
            <w:rStyle w:val="a6"/>
            <w:noProof/>
          </w:rPr>
          <w:t>Outlier processing</w:t>
        </w:r>
        <w:r w:rsidR="004D30D2">
          <w:rPr>
            <w:noProof/>
            <w:webHidden/>
          </w:rPr>
          <w:tab/>
        </w:r>
        <w:r w:rsidR="004D30D2">
          <w:rPr>
            <w:noProof/>
            <w:webHidden/>
          </w:rPr>
          <w:fldChar w:fldCharType="begin"/>
        </w:r>
        <w:r w:rsidR="004D30D2">
          <w:rPr>
            <w:noProof/>
            <w:webHidden/>
          </w:rPr>
          <w:instrText xml:space="preserve"> PAGEREF _Toc511750010 \h </w:instrText>
        </w:r>
        <w:r w:rsidR="004D30D2">
          <w:rPr>
            <w:noProof/>
            <w:webHidden/>
          </w:rPr>
        </w:r>
        <w:r w:rsidR="004D30D2">
          <w:rPr>
            <w:noProof/>
            <w:webHidden/>
          </w:rPr>
          <w:fldChar w:fldCharType="separate"/>
        </w:r>
        <w:r w:rsidR="004D30D2">
          <w:rPr>
            <w:noProof/>
            <w:webHidden/>
          </w:rPr>
          <w:t>21</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11" w:history="1">
        <w:r w:rsidR="004D30D2" w:rsidRPr="001F1F91">
          <w:rPr>
            <w:rStyle w:val="a6"/>
            <w:noProof/>
          </w:rPr>
          <w:t>3.3.3</w:t>
        </w:r>
        <w:r w:rsidR="004D30D2" w:rsidRPr="001F1F91">
          <w:rPr>
            <w:rStyle w:val="a6"/>
            <w:rFonts w:hint="eastAsia"/>
            <w:noProof/>
          </w:rPr>
          <w:t xml:space="preserve"> </w:t>
        </w:r>
        <w:r w:rsidR="00B50F66" w:rsidRPr="00B50F66">
          <w:rPr>
            <w:rStyle w:val="a6"/>
            <w:noProof/>
          </w:rPr>
          <w:t>Missing value processing</w:t>
        </w:r>
        <w:r w:rsidR="004D30D2">
          <w:rPr>
            <w:noProof/>
            <w:webHidden/>
          </w:rPr>
          <w:tab/>
        </w:r>
        <w:r w:rsidR="004D30D2">
          <w:rPr>
            <w:noProof/>
            <w:webHidden/>
          </w:rPr>
          <w:fldChar w:fldCharType="begin"/>
        </w:r>
        <w:r w:rsidR="004D30D2">
          <w:rPr>
            <w:noProof/>
            <w:webHidden/>
          </w:rPr>
          <w:instrText xml:space="preserve"> PAGEREF _Toc511750011 \h </w:instrText>
        </w:r>
        <w:r w:rsidR="004D30D2">
          <w:rPr>
            <w:noProof/>
            <w:webHidden/>
          </w:rPr>
        </w:r>
        <w:r w:rsidR="004D30D2">
          <w:rPr>
            <w:noProof/>
            <w:webHidden/>
          </w:rPr>
          <w:fldChar w:fldCharType="separate"/>
        </w:r>
        <w:r w:rsidR="004D30D2">
          <w:rPr>
            <w:noProof/>
            <w:webHidden/>
          </w:rPr>
          <w:t>21</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12" w:history="1">
        <w:r w:rsidR="004D30D2" w:rsidRPr="001F1F91">
          <w:rPr>
            <w:rStyle w:val="a6"/>
            <w:noProof/>
          </w:rPr>
          <w:t>3.3.4</w:t>
        </w:r>
        <w:r w:rsidR="004D30D2" w:rsidRPr="001F1F91">
          <w:rPr>
            <w:rStyle w:val="a6"/>
            <w:rFonts w:hint="eastAsia"/>
            <w:noProof/>
          </w:rPr>
          <w:t xml:space="preserve"> </w:t>
        </w:r>
        <w:r w:rsidR="00B50F66">
          <w:rPr>
            <w:rStyle w:val="a6"/>
            <w:rFonts w:hint="eastAsia"/>
            <w:noProof/>
          </w:rPr>
          <w:t>I</w:t>
        </w:r>
        <w:r w:rsidR="00B50F66" w:rsidRPr="00B50F66">
          <w:rPr>
            <w:rStyle w:val="a6"/>
            <w:noProof/>
          </w:rPr>
          <w:t>mplementation</w:t>
        </w:r>
        <w:r w:rsidR="00B50F66">
          <w:rPr>
            <w:rStyle w:val="a6"/>
            <w:rFonts w:hint="eastAsia"/>
            <w:noProof/>
          </w:rPr>
          <w:t xml:space="preserve"> of </w:t>
        </w:r>
        <w:r w:rsidR="00B50F66" w:rsidRPr="00B50F66">
          <w:rPr>
            <w:rStyle w:val="a6"/>
            <w:noProof/>
          </w:rPr>
          <w:t>Data preprocessing</w:t>
        </w:r>
        <w:r w:rsidR="004D30D2">
          <w:rPr>
            <w:noProof/>
            <w:webHidden/>
          </w:rPr>
          <w:tab/>
        </w:r>
        <w:r w:rsidR="004D30D2">
          <w:rPr>
            <w:noProof/>
            <w:webHidden/>
          </w:rPr>
          <w:fldChar w:fldCharType="begin"/>
        </w:r>
        <w:r w:rsidR="004D30D2">
          <w:rPr>
            <w:noProof/>
            <w:webHidden/>
          </w:rPr>
          <w:instrText xml:space="preserve"> PAGEREF _Toc511750012 \h </w:instrText>
        </w:r>
        <w:r w:rsidR="004D30D2">
          <w:rPr>
            <w:noProof/>
            <w:webHidden/>
          </w:rPr>
        </w:r>
        <w:r w:rsidR="004D30D2">
          <w:rPr>
            <w:noProof/>
            <w:webHidden/>
          </w:rPr>
          <w:fldChar w:fldCharType="separate"/>
        </w:r>
        <w:r w:rsidR="004D30D2">
          <w:rPr>
            <w:noProof/>
            <w:webHidden/>
          </w:rPr>
          <w:t>22</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13" w:history="1">
        <w:r w:rsidR="004D30D2" w:rsidRPr="001F1F91">
          <w:rPr>
            <w:rStyle w:val="a6"/>
            <w:noProof/>
          </w:rPr>
          <w:t>3.4</w:t>
        </w:r>
        <w:r w:rsidR="00A461BA" w:rsidRPr="00A461BA">
          <w:t xml:space="preserve"> </w:t>
        </w:r>
        <w:r w:rsidR="00A461BA" w:rsidRPr="00A461BA">
          <w:rPr>
            <w:rStyle w:val="a6"/>
            <w:noProof/>
          </w:rPr>
          <w:t>Feature selection strategy</w:t>
        </w:r>
        <w:r w:rsidR="004D30D2">
          <w:rPr>
            <w:noProof/>
            <w:webHidden/>
          </w:rPr>
          <w:tab/>
        </w:r>
        <w:r w:rsidR="004D30D2">
          <w:rPr>
            <w:noProof/>
            <w:webHidden/>
          </w:rPr>
          <w:fldChar w:fldCharType="begin"/>
        </w:r>
        <w:r w:rsidR="004D30D2">
          <w:rPr>
            <w:noProof/>
            <w:webHidden/>
          </w:rPr>
          <w:instrText xml:space="preserve"> PAGEREF _Toc511750013 \h </w:instrText>
        </w:r>
        <w:r w:rsidR="004D30D2">
          <w:rPr>
            <w:noProof/>
            <w:webHidden/>
          </w:rPr>
        </w:r>
        <w:r w:rsidR="004D30D2">
          <w:rPr>
            <w:noProof/>
            <w:webHidden/>
          </w:rPr>
          <w:fldChar w:fldCharType="separate"/>
        </w:r>
        <w:r w:rsidR="004D30D2">
          <w:rPr>
            <w:noProof/>
            <w:webHidden/>
          </w:rPr>
          <w:t>24</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14" w:history="1">
        <w:r w:rsidR="004D30D2" w:rsidRPr="001F1F91">
          <w:rPr>
            <w:rStyle w:val="a6"/>
            <w:noProof/>
          </w:rPr>
          <w:t>3.4.1</w:t>
        </w:r>
        <w:r w:rsidR="004D30D2" w:rsidRPr="001F1F91">
          <w:rPr>
            <w:rStyle w:val="a6"/>
            <w:rFonts w:hint="eastAsia"/>
            <w:noProof/>
          </w:rPr>
          <w:t xml:space="preserve"> </w:t>
        </w:r>
        <w:r w:rsidR="00B50F66" w:rsidRPr="00B50F66">
          <w:rPr>
            <w:rStyle w:val="a6"/>
            <w:noProof/>
          </w:rPr>
          <w:t>Feature data extraction</w:t>
        </w:r>
        <w:r w:rsidR="004D30D2">
          <w:rPr>
            <w:noProof/>
            <w:webHidden/>
          </w:rPr>
          <w:tab/>
        </w:r>
        <w:r w:rsidR="004D30D2">
          <w:rPr>
            <w:noProof/>
            <w:webHidden/>
          </w:rPr>
          <w:fldChar w:fldCharType="begin"/>
        </w:r>
        <w:r w:rsidR="004D30D2">
          <w:rPr>
            <w:noProof/>
            <w:webHidden/>
          </w:rPr>
          <w:instrText xml:space="preserve"> PAGEREF _Toc511750014 \h </w:instrText>
        </w:r>
        <w:r w:rsidR="004D30D2">
          <w:rPr>
            <w:noProof/>
            <w:webHidden/>
          </w:rPr>
        </w:r>
        <w:r w:rsidR="004D30D2">
          <w:rPr>
            <w:noProof/>
            <w:webHidden/>
          </w:rPr>
          <w:fldChar w:fldCharType="separate"/>
        </w:r>
        <w:r w:rsidR="004D30D2">
          <w:rPr>
            <w:noProof/>
            <w:webHidden/>
          </w:rPr>
          <w:t>24</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15" w:history="1">
        <w:r w:rsidR="004D30D2" w:rsidRPr="001F1F91">
          <w:rPr>
            <w:rStyle w:val="a6"/>
            <w:noProof/>
          </w:rPr>
          <w:t>3.4.2</w:t>
        </w:r>
        <w:r w:rsidR="00B50F66">
          <w:rPr>
            <w:rStyle w:val="a6"/>
            <w:rFonts w:hint="eastAsia"/>
            <w:noProof/>
          </w:rPr>
          <w:t xml:space="preserve"> </w:t>
        </w:r>
        <w:r w:rsidR="00B50F66" w:rsidRPr="00B50F66">
          <w:rPr>
            <w:rStyle w:val="a6"/>
            <w:noProof/>
          </w:rPr>
          <w:t>Two selection of feature data</w:t>
        </w:r>
        <w:r w:rsidR="004D30D2">
          <w:rPr>
            <w:noProof/>
            <w:webHidden/>
          </w:rPr>
          <w:tab/>
        </w:r>
        <w:r w:rsidR="004D30D2">
          <w:rPr>
            <w:noProof/>
            <w:webHidden/>
          </w:rPr>
          <w:fldChar w:fldCharType="begin"/>
        </w:r>
        <w:r w:rsidR="004D30D2">
          <w:rPr>
            <w:noProof/>
            <w:webHidden/>
          </w:rPr>
          <w:instrText xml:space="preserve"> PAGEREF _Toc511750015 \h </w:instrText>
        </w:r>
        <w:r w:rsidR="004D30D2">
          <w:rPr>
            <w:noProof/>
            <w:webHidden/>
          </w:rPr>
        </w:r>
        <w:r w:rsidR="004D30D2">
          <w:rPr>
            <w:noProof/>
            <w:webHidden/>
          </w:rPr>
          <w:fldChar w:fldCharType="separate"/>
        </w:r>
        <w:r w:rsidR="004D30D2">
          <w:rPr>
            <w:noProof/>
            <w:webHidden/>
          </w:rPr>
          <w:t>24</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16" w:history="1">
        <w:r w:rsidR="004D30D2" w:rsidRPr="001F1F91">
          <w:rPr>
            <w:rStyle w:val="a6"/>
            <w:noProof/>
          </w:rPr>
          <w:t>3.4.3</w:t>
        </w:r>
        <w:r w:rsidR="004D30D2" w:rsidRPr="001F1F91">
          <w:rPr>
            <w:rStyle w:val="a6"/>
            <w:rFonts w:hint="eastAsia"/>
            <w:noProof/>
          </w:rPr>
          <w:t xml:space="preserve"> </w:t>
        </w:r>
        <w:r w:rsidR="00B50F66">
          <w:rPr>
            <w:rStyle w:val="a6"/>
            <w:rFonts w:hint="eastAsia"/>
            <w:noProof/>
          </w:rPr>
          <w:t>I</w:t>
        </w:r>
        <w:r w:rsidR="00B50F66" w:rsidRPr="00B50F66">
          <w:rPr>
            <w:rStyle w:val="a6"/>
            <w:noProof/>
          </w:rPr>
          <w:t xml:space="preserve">mplementation </w:t>
        </w:r>
        <w:r w:rsidR="00B50F66">
          <w:rPr>
            <w:rStyle w:val="a6"/>
            <w:rFonts w:hint="eastAsia"/>
            <w:noProof/>
          </w:rPr>
          <w:t xml:space="preserve">of </w:t>
        </w:r>
        <w:r w:rsidR="00B50F66" w:rsidRPr="00B50F66">
          <w:rPr>
            <w:rStyle w:val="a6"/>
            <w:noProof/>
          </w:rPr>
          <w:t>Feature selection</w:t>
        </w:r>
        <w:r w:rsidR="004D30D2">
          <w:rPr>
            <w:noProof/>
            <w:webHidden/>
          </w:rPr>
          <w:tab/>
        </w:r>
        <w:r w:rsidR="004D30D2">
          <w:rPr>
            <w:noProof/>
            <w:webHidden/>
          </w:rPr>
          <w:fldChar w:fldCharType="begin"/>
        </w:r>
        <w:r w:rsidR="004D30D2">
          <w:rPr>
            <w:noProof/>
            <w:webHidden/>
          </w:rPr>
          <w:instrText xml:space="preserve"> PAGEREF _Toc511750016 \h </w:instrText>
        </w:r>
        <w:r w:rsidR="004D30D2">
          <w:rPr>
            <w:noProof/>
            <w:webHidden/>
          </w:rPr>
        </w:r>
        <w:r w:rsidR="004D30D2">
          <w:rPr>
            <w:noProof/>
            <w:webHidden/>
          </w:rPr>
          <w:fldChar w:fldCharType="separate"/>
        </w:r>
        <w:r w:rsidR="004D30D2">
          <w:rPr>
            <w:noProof/>
            <w:webHidden/>
          </w:rPr>
          <w:t>25</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17" w:history="1">
        <w:r w:rsidR="004D30D2" w:rsidRPr="001F1F91">
          <w:rPr>
            <w:rStyle w:val="a6"/>
            <w:noProof/>
          </w:rPr>
          <w:t>3.5</w:t>
        </w:r>
        <w:r w:rsidR="004D30D2" w:rsidRPr="001F1F91">
          <w:rPr>
            <w:rStyle w:val="a6"/>
            <w:rFonts w:hint="eastAsia"/>
            <w:noProof/>
          </w:rPr>
          <w:t xml:space="preserve"> </w:t>
        </w:r>
        <w:r w:rsidR="00A461BA" w:rsidRPr="00A461BA">
          <w:rPr>
            <w:rStyle w:val="a6"/>
            <w:noProof/>
          </w:rPr>
          <w:t>The chapter of summary</w:t>
        </w:r>
        <w:r w:rsidR="004D30D2">
          <w:rPr>
            <w:noProof/>
            <w:webHidden/>
          </w:rPr>
          <w:tab/>
        </w:r>
        <w:r w:rsidR="004D30D2">
          <w:rPr>
            <w:noProof/>
            <w:webHidden/>
          </w:rPr>
          <w:fldChar w:fldCharType="begin"/>
        </w:r>
        <w:r w:rsidR="004D30D2">
          <w:rPr>
            <w:noProof/>
            <w:webHidden/>
          </w:rPr>
          <w:instrText xml:space="preserve"> PAGEREF _Toc511750017 \h </w:instrText>
        </w:r>
        <w:r w:rsidR="004D30D2">
          <w:rPr>
            <w:noProof/>
            <w:webHidden/>
          </w:rPr>
        </w:r>
        <w:r w:rsidR="004D30D2">
          <w:rPr>
            <w:noProof/>
            <w:webHidden/>
          </w:rPr>
          <w:fldChar w:fldCharType="separate"/>
        </w:r>
        <w:r w:rsidR="004D30D2">
          <w:rPr>
            <w:noProof/>
            <w:webHidden/>
          </w:rPr>
          <w:t>26</w:t>
        </w:r>
        <w:r w:rsidR="004D30D2">
          <w:rPr>
            <w:noProof/>
            <w:webHidden/>
          </w:rPr>
          <w:fldChar w:fldCharType="end"/>
        </w:r>
      </w:hyperlink>
    </w:p>
    <w:p w:rsidR="004D30D2" w:rsidRPr="005C2D02" w:rsidRDefault="0027796B" w:rsidP="004D30D2">
      <w:pPr>
        <w:pStyle w:val="10"/>
        <w:tabs>
          <w:tab w:val="right" w:leader="dot" w:pos="8949"/>
        </w:tabs>
        <w:ind w:firstLine="480"/>
        <w:rPr>
          <w:rFonts w:ascii="Calibri" w:hAnsi="Calibri"/>
          <w:noProof/>
          <w:sz w:val="21"/>
          <w:szCs w:val="22"/>
        </w:rPr>
      </w:pPr>
      <w:hyperlink w:anchor="_Toc511750018" w:history="1">
        <w:r w:rsidR="004D30D2" w:rsidRPr="001F1F91">
          <w:rPr>
            <w:rStyle w:val="a6"/>
            <w:noProof/>
          </w:rPr>
          <w:t>4</w:t>
        </w:r>
        <w:r w:rsidR="004D30D2" w:rsidRPr="001F1F91">
          <w:rPr>
            <w:rStyle w:val="a6"/>
            <w:rFonts w:hint="eastAsia"/>
            <w:noProof/>
          </w:rPr>
          <w:t xml:space="preserve"> </w:t>
        </w:r>
        <w:r w:rsidR="00A461BA" w:rsidRPr="00A461BA">
          <w:rPr>
            <w:rStyle w:val="a6"/>
            <w:noProof/>
          </w:rPr>
          <w:t>Double and adaptive random sampling algorithm in multi label</w:t>
        </w:r>
        <w:r w:rsidR="004D30D2">
          <w:rPr>
            <w:noProof/>
            <w:webHidden/>
          </w:rPr>
          <w:tab/>
        </w:r>
        <w:r w:rsidR="004D30D2">
          <w:rPr>
            <w:noProof/>
            <w:webHidden/>
          </w:rPr>
          <w:fldChar w:fldCharType="begin"/>
        </w:r>
        <w:r w:rsidR="004D30D2">
          <w:rPr>
            <w:noProof/>
            <w:webHidden/>
          </w:rPr>
          <w:instrText xml:space="preserve"> PAGEREF _Toc511750018 \h </w:instrText>
        </w:r>
        <w:r w:rsidR="004D30D2">
          <w:rPr>
            <w:noProof/>
            <w:webHidden/>
          </w:rPr>
        </w:r>
        <w:r w:rsidR="004D30D2">
          <w:rPr>
            <w:noProof/>
            <w:webHidden/>
          </w:rPr>
          <w:fldChar w:fldCharType="separate"/>
        </w:r>
        <w:r w:rsidR="004D30D2">
          <w:rPr>
            <w:noProof/>
            <w:webHidden/>
          </w:rPr>
          <w:t>27</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19" w:history="1">
        <w:r w:rsidR="004D30D2" w:rsidRPr="001F1F91">
          <w:rPr>
            <w:rStyle w:val="a6"/>
            <w:noProof/>
          </w:rPr>
          <w:t>4.1</w:t>
        </w:r>
        <w:r w:rsidR="00A461BA" w:rsidRPr="00A461BA">
          <w:t xml:space="preserve"> </w:t>
        </w:r>
        <w:r w:rsidR="00A461BA" w:rsidRPr="00A461BA">
          <w:rPr>
            <w:rStyle w:val="a6"/>
            <w:noProof/>
          </w:rPr>
          <w:t>Introduction</w:t>
        </w:r>
        <w:r w:rsidR="004D30D2">
          <w:rPr>
            <w:noProof/>
            <w:webHidden/>
          </w:rPr>
          <w:tab/>
        </w:r>
        <w:r w:rsidR="004D30D2">
          <w:rPr>
            <w:noProof/>
            <w:webHidden/>
          </w:rPr>
          <w:fldChar w:fldCharType="begin"/>
        </w:r>
        <w:r w:rsidR="004D30D2">
          <w:rPr>
            <w:noProof/>
            <w:webHidden/>
          </w:rPr>
          <w:instrText xml:space="preserve"> PAGEREF _Toc511750019 \h </w:instrText>
        </w:r>
        <w:r w:rsidR="004D30D2">
          <w:rPr>
            <w:noProof/>
            <w:webHidden/>
          </w:rPr>
        </w:r>
        <w:r w:rsidR="004D30D2">
          <w:rPr>
            <w:noProof/>
            <w:webHidden/>
          </w:rPr>
          <w:fldChar w:fldCharType="separate"/>
        </w:r>
        <w:r w:rsidR="004D30D2">
          <w:rPr>
            <w:noProof/>
            <w:webHidden/>
          </w:rPr>
          <w:t>27</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20" w:history="1">
        <w:r w:rsidR="004D30D2" w:rsidRPr="001F1F91">
          <w:rPr>
            <w:rStyle w:val="a6"/>
            <w:noProof/>
          </w:rPr>
          <w:t>4.2</w:t>
        </w:r>
        <w:r w:rsidR="004D30D2" w:rsidRPr="001F1F91">
          <w:rPr>
            <w:rStyle w:val="a6"/>
            <w:rFonts w:hint="eastAsia"/>
            <w:noProof/>
          </w:rPr>
          <w:t xml:space="preserve"> </w:t>
        </w:r>
        <w:r w:rsidR="00A461BA" w:rsidRPr="00A461BA">
          <w:rPr>
            <w:rStyle w:val="a6"/>
            <w:noProof/>
          </w:rPr>
          <w:t>Multi label resampling algorithm</w:t>
        </w:r>
        <w:r w:rsidR="004D30D2">
          <w:rPr>
            <w:noProof/>
            <w:webHidden/>
          </w:rPr>
          <w:tab/>
        </w:r>
        <w:r w:rsidR="004D30D2">
          <w:rPr>
            <w:noProof/>
            <w:webHidden/>
          </w:rPr>
          <w:fldChar w:fldCharType="begin"/>
        </w:r>
        <w:r w:rsidR="004D30D2">
          <w:rPr>
            <w:noProof/>
            <w:webHidden/>
          </w:rPr>
          <w:instrText xml:space="preserve"> PAGEREF _Toc511750020 \h </w:instrText>
        </w:r>
        <w:r w:rsidR="004D30D2">
          <w:rPr>
            <w:noProof/>
            <w:webHidden/>
          </w:rPr>
        </w:r>
        <w:r w:rsidR="004D30D2">
          <w:rPr>
            <w:noProof/>
            <w:webHidden/>
          </w:rPr>
          <w:fldChar w:fldCharType="separate"/>
        </w:r>
        <w:r w:rsidR="004D30D2">
          <w:rPr>
            <w:noProof/>
            <w:webHidden/>
          </w:rPr>
          <w:t>28</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21" w:history="1">
        <w:r w:rsidR="004D30D2" w:rsidRPr="001F1F91">
          <w:rPr>
            <w:rStyle w:val="a6"/>
            <w:noProof/>
          </w:rPr>
          <w:t>4.3</w:t>
        </w:r>
        <w:r w:rsidR="004D30D2" w:rsidRPr="001F1F91">
          <w:rPr>
            <w:rStyle w:val="a6"/>
            <w:rFonts w:hint="eastAsia"/>
            <w:noProof/>
          </w:rPr>
          <w:t xml:space="preserve"> </w:t>
        </w:r>
        <w:r w:rsidR="00A461BA" w:rsidRPr="00A461BA">
          <w:rPr>
            <w:rStyle w:val="a6"/>
            <w:noProof/>
          </w:rPr>
          <w:t>Double and adaptive random sampling algorithm in multi label</w:t>
        </w:r>
        <w:r w:rsidR="004D30D2">
          <w:rPr>
            <w:noProof/>
            <w:webHidden/>
          </w:rPr>
          <w:tab/>
        </w:r>
        <w:r w:rsidR="004D30D2">
          <w:rPr>
            <w:noProof/>
            <w:webHidden/>
          </w:rPr>
          <w:fldChar w:fldCharType="begin"/>
        </w:r>
        <w:r w:rsidR="004D30D2">
          <w:rPr>
            <w:noProof/>
            <w:webHidden/>
          </w:rPr>
          <w:instrText xml:space="preserve"> PAGEREF _Toc511750021 \h </w:instrText>
        </w:r>
        <w:r w:rsidR="004D30D2">
          <w:rPr>
            <w:noProof/>
            <w:webHidden/>
          </w:rPr>
        </w:r>
        <w:r w:rsidR="004D30D2">
          <w:rPr>
            <w:noProof/>
            <w:webHidden/>
          </w:rPr>
          <w:fldChar w:fldCharType="separate"/>
        </w:r>
        <w:r w:rsidR="004D30D2">
          <w:rPr>
            <w:noProof/>
            <w:webHidden/>
          </w:rPr>
          <w:t>30</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22" w:history="1">
        <w:r w:rsidR="004D30D2" w:rsidRPr="001F1F91">
          <w:rPr>
            <w:rStyle w:val="a6"/>
            <w:noProof/>
          </w:rPr>
          <w:t>4.3.1</w:t>
        </w:r>
        <w:r w:rsidR="00B50F66" w:rsidRPr="00B50F66">
          <w:t xml:space="preserve"> </w:t>
        </w:r>
        <w:r w:rsidR="00B50F66" w:rsidRPr="00B50F66">
          <w:rPr>
            <w:rStyle w:val="a6"/>
            <w:noProof/>
          </w:rPr>
          <w:t>An overview of the algorithm</w:t>
        </w:r>
        <w:r w:rsidR="004D30D2">
          <w:rPr>
            <w:noProof/>
            <w:webHidden/>
          </w:rPr>
          <w:tab/>
        </w:r>
        <w:r w:rsidR="004D30D2">
          <w:rPr>
            <w:noProof/>
            <w:webHidden/>
          </w:rPr>
          <w:fldChar w:fldCharType="begin"/>
        </w:r>
        <w:r w:rsidR="004D30D2">
          <w:rPr>
            <w:noProof/>
            <w:webHidden/>
          </w:rPr>
          <w:instrText xml:space="preserve"> PAGEREF _Toc511750022 \h </w:instrText>
        </w:r>
        <w:r w:rsidR="004D30D2">
          <w:rPr>
            <w:noProof/>
            <w:webHidden/>
          </w:rPr>
        </w:r>
        <w:r w:rsidR="004D30D2">
          <w:rPr>
            <w:noProof/>
            <w:webHidden/>
          </w:rPr>
          <w:fldChar w:fldCharType="separate"/>
        </w:r>
        <w:r w:rsidR="004D30D2">
          <w:rPr>
            <w:noProof/>
            <w:webHidden/>
          </w:rPr>
          <w:t>30</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23" w:history="1">
        <w:r w:rsidR="004D30D2" w:rsidRPr="001F1F91">
          <w:rPr>
            <w:rStyle w:val="a6"/>
            <w:noProof/>
          </w:rPr>
          <w:t>4.3.2</w:t>
        </w:r>
        <w:r w:rsidR="00B50F66" w:rsidRPr="00B50F66">
          <w:t xml:space="preserve"> </w:t>
        </w:r>
        <w:r w:rsidR="00B50F66" w:rsidRPr="00B50F66">
          <w:rPr>
            <w:rStyle w:val="a6"/>
            <w:noProof/>
          </w:rPr>
          <w:t>Sampling algorithm selection</w:t>
        </w:r>
        <w:r w:rsidR="004D30D2">
          <w:rPr>
            <w:noProof/>
            <w:webHidden/>
          </w:rPr>
          <w:tab/>
        </w:r>
        <w:r w:rsidR="004D30D2">
          <w:rPr>
            <w:noProof/>
            <w:webHidden/>
          </w:rPr>
          <w:fldChar w:fldCharType="begin"/>
        </w:r>
        <w:r w:rsidR="004D30D2">
          <w:rPr>
            <w:noProof/>
            <w:webHidden/>
          </w:rPr>
          <w:instrText xml:space="preserve"> PAGEREF _Toc511750023 \h </w:instrText>
        </w:r>
        <w:r w:rsidR="004D30D2">
          <w:rPr>
            <w:noProof/>
            <w:webHidden/>
          </w:rPr>
        </w:r>
        <w:r w:rsidR="004D30D2">
          <w:rPr>
            <w:noProof/>
            <w:webHidden/>
          </w:rPr>
          <w:fldChar w:fldCharType="separate"/>
        </w:r>
        <w:r w:rsidR="004D30D2">
          <w:rPr>
            <w:noProof/>
            <w:webHidden/>
          </w:rPr>
          <w:t>31</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24" w:history="1">
        <w:r w:rsidR="004D30D2" w:rsidRPr="001F1F91">
          <w:rPr>
            <w:rStyle w:val="a6"/>
            <w:noProof/>
          </w:rPr>
          <w:t>4.3.3</w:t>
        </w:r>
        <w:r w:rsidR="00B50F66" w:rsidRPr="00B50F66">
          <w:t xml:space="preserve"> </w:t>
        </w:r>
        <w:r w:rsidR="00B50F66" w:rsidRPr="00B50F66">
          <w:rPr>
            <w:rStyle w:val="a6"/>
            <w:noProof/>
          </w:rPr>
          <w:t>Partition of label set</w:t>
        </w:r>
        <w:r w:rsidR="004D30D2">
          <w:rPr>
            <w:noProof/>
            <w:webHidden/>
          </w:rPr>
          <w:tab/>
        </w:r>
        <w:r w:rsidR="004D30D2">
          <w:rPr>
            <w:noProof/>
            <w:webHidden/>
          </w:rPr>
          <w:fldChar w:fldCharType="begin"/>
        </w:r>
        <w:r w:rsidR="004D30D2">
          <w:rPr>
            <w:noProof/>
            <w:webHidden/>
          </w:rPr>
          <w:instrText xml:space="preserve"> PAGEREF _Toc511750024 \h </w:instrText>
        </w:r>
        <w:r w:rsidR="004D30D2">
          <w:rPr>
            <w:noProof/>
            <w:webHidden/>
          </w:rPr>
        </w:r>
        <w:r w:rsidR="004D30D2">
          <w:rPr>
            <w:noProof/>
            <w:webHidden/>
          </w:rPr>
          <w:fldChar w:fldCharType="separate"/>
        </w:r>
        <w:r w:rsidR="004D30D2">
          <w:rPr>
            <w:noProof/>
            <w:webHidden/>
          </w:rPr>
          <w:t>31</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25" w:history="1">
        <w:r w:rsidR="004D30D2" w:rsidRPr="001F1F91">
          <w:rPr>
            <w:rStyle w:val="a6"/>
            <w:noProof/>
          </w:rPr>
          <w:t>4.3.4</w:t>
        </w:r>
        <w:r w:rsidR="00B50F66" w:rsidRPr="00B50F66">
          <w:t xml:space="preserve"> </w:t>
        </w:r>
        <w:r w:rsidR="00B50F66" w:rsidRPr="00B50F66">
          <w:rPr>
            <w:rStyle w:val="a6"/>
            <w:noProof/>
          </w:rPr>
          <w:t>Standard of data set equilibrium</w:t>
        </w:r>
        <w:r w:rsidR="004D30D2">
          <w:rPr>
            <w:noProof/>
            <w:webHidden/>
          </w:rPr>
          <w:tab/>
        </w:r>
        <w:r w:rsidR="004D30D2">
          <w:rPr>
            <w:noProof/>
            <w:webHidden/>
          </w:rPr>
          <w:fldChar w:fldCharType="begin"/>
        </w:r>
        <w:r w:rsidR="004D30D2">
          <w:rPr>
            <w:noProof/>
            <w:webHidden/>
          </w:rPr>
          <w:instrText xml:space="preserve"> PAGEREF _Toc511750025 \h </w:instrText>
        </w:r>
        <w:r w:rsidR="004D30D2">
          <w:rPr>
            <w:noProof/>
            <w:webHidden/>
          </w:rPr>
        </w:r>
        <w:r w:rsidR="004D30D2">
          <w:rPr>
            <w:noProof/>
            <w:webHidden/>
          </w:rPr>
          <w:fldChar w:fldCharType="separate"/>
        </w:r>
        <w:r w:rsidR="004D30D2">
          <w:rPr>
            <w:noProof/>
            <w:webHidden/>
          </w:rPr>
          <w:t>32</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26" w:history="1">
        <w:r w:rsidR="004D30D2" w:rsidRPr="001F1F91">
          <w:rPr>
            <w:rStyle w:val="a6"/>
            <w:noProof/>
          </w:rPr>
          <w:t xml:space="preserve">4.3.5 </w:t>
        </w:r>
        <w:r w:rsidR="00B50F66">
          <w:rPr>
            <w:rStyle w:val="a6"/>
            <w:rFonts w:hint="eastAsia"/>
            <w:noProof/>
          </w:rPr>
          <w:t>D</w:t>
        </w:r>
        <w:r w:rsidR="00B50F66" w:rsidRPr="00B50F66">
          <w:rPr>
            <w:rStyle w:val="a6"/>
            <w:noProof/>
          </w:rPr>
          <w:t xml:space="preserve">escription </w:t>
        </w:r>
        <w:r w:rsidR="00B50F66">
          <w:rPr>
            <w:rStyle w:val="a6"/>
            <w:rFonts w:hint="eastAsia"/>
            <w:noProof/>
          </w:rPr>
          <w:t xml:space="preserve">of </w:t>
        </w:r>
        <w:r w:rsidR="00B50F66" w:rsidRPr="00B50F66">
          <w:rPr>
            <w:rStyle w:val="a6"/>
            <w:noProof/>
          </w:rPr>
          <w:t>ML-DARS algorithm</w:t>
        </w:r>
        <w:r w:rsidR="004D30D2">
          <w:rPr>
            <w:noProof/>
            <w:webHidden/>
          </w:rPr>
          <w:tab/>
        </w:r>
        <w:r w:rsidR="004D30D2">
          <w:rPr>
            <w:noProof/>
            <w:webHidden/>
          </w:rPr>
          <w:fldChar w:fldCharType="begin"/>
        </w:r>
        <w:r w:rsidR="004D30D2">
          <w:rPr>
            <w:noProof/>
            <w:webHidden/>
          </w:rPr>
          <w:instrText xml:space="preserve"> PAGEREF _Toc511750026 \h </w:instrText>
        </w:r>
        <w:r w:rsidR="004D30D2">
          <w:rPr>
            <w:noProof/>
            <w:webHidden/>
          </w:rPr>
        </w:r>
        <w:r w:rsidR="004D30D2">
          <w:rPr>
            <w:noProof/>
            <w:webHidden/>
          </w:rPr>
          <w:fldChar w:fldCharType="separate"/>
        </w:r>
        <w:r w:rsidR="004D30D2">
          <w:rPr>
            <w:noProof/>
            <w:webHidden/>
          </w:rPr>
          <w:t>32</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27" w:history="1">
        <w:r w:rsidR="00A461BA">
          <w:rPr>
            <w:rStyle w:val="a6"/>
            <w:noProof/>
          </w:rPr>
          <w:t xml:space="preserve">4.4 </w:t>
        </w:r>
        <w:r w:rsidR="00A461BA" w:rsidRPr="00A461BA">
          <w:rPr>
            <w:rStyle w:val="a6"/>
            <w:noProof/>
          </w:rPr>
          <w:t>Experiment</w:t>
        </w:r>
        <w:r w:rsidR="004D30D2">
          <w:rPr>
            <w:noProof/>
            <w:webHidden/>
          </w:rPr>
          <w:tab/>
        </w:r>
        <w:r w:rsidR="004D30D2">
          <w:rPr>
            <w:noProof/>
            <w:webHidden/>
          </w:rPr>
          <w:fldChar w:fldCharType="begin"/>
        </w:r>
        <w:r w:rsidR="004D30D2">
          <w:rPr>
            <w:noProof/>
            <w:webHidden/>
          </w:rPr>
          <w:instrText xml:space="preserve"> PAGEREF _Toc511750027 \h </w:instrText>
        </w:r>
        <w:r w:rsidR="004D30D2">
          <w:rPr>
            <w:noProof/>
            <w:webHidden/>
          </w:rPr>
        </w:r>
        <w:r w:rsidR="004D30D2">
          <w:rPr>
            <w:noProof/>
            <w:webHidden/>
          </w:rPr>
          <w:fldChar w:fldCharType="separate"/>
        </w:r>
        <w:r w:rsidR="004D30D2">
          <w:rPr>
            <w:noProof/>
            <w:webHidden/>
          </w:rPr>
          <w:t>34</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28" w:history="1">
        <w:r w:rsidR="004D30D2" w:rsidRPr="001F1F91">
          <w:rPr>
            <w:rStyle w:val="a6"/>
            <w:noProof/>
          </w:rPr>
          <w:t>4.4.1</w:t>
        </w:r>
        <w:r w:rsidR="004D30D2" w:rsidRPr="001F1F91">
          <w:rPr>
            <w:rStyle w:val="a6"/>
            <w:rFonts w:hint="eastAsia"/>
            <w:noProof/>
          </w:rPr>
          <w:t xml:space="preserve"> </w:t>
        </w:r>
        <w:r w:rsidR="00A461BA" w:rsidRPr="00A461BA">
          <w:rPr>
            <w:rStyle w:val="a6"/>
            <w:noProof/>
          </w:rPr>
          <w:t>Dataset</w:t>
        </w:r>
        <w:r w:rsidR="004D30D2">
          <w:rPr>
            <w:noProof/>
            <w:webHidden/>
          </w:rPr>
          <w:tab/>
        </w:r>
        <w:r w:rsidR="004D30D2">
          <w:rPr>
            <w:noProof/>
            <w:webHidden/>
          </w:rPr>
          <w:fldChar w:fldCharType="begin"/>
        </w:r>
        <w:r w:rsidR="004D30D2">
          <w:rPr>
            <w:noProof/>
            <w:webHidden/>
          </w:rPr>
          <w:instrText xml:space="preserve"> PAGEREF _Toc511750028 \h </w:instrText>
        </w:r>
        <w:r w:rsidR="004D30D2">
          <w:rPr>
            <w:noProof/>
            <w:webHidden/>
          </w:rPr>
        </w:r>
        <w:r w:rsidR="004D30D2">
          <w:rPr>
            <w:noProof/>
            <w:webHidden/>
          </w:rPr>
          <w:fldChar w:fldCharType="separate"/>
        </w:r>
        <w:r w:rsidR="004D30D2">
          <w:rPr>
            <w:noProof/>
            <w:webHidden/>
          </w:rPr>
          <w:t>34</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29" w:history="1">
        <w:r w:rsidR="004D30D2" w:rsidRPr="001F1F91">
          <w:rPr>
            <w:rStyle w:val="a6"/>
            <w:noProof/>
          </w:rPr>
          <w:t>4.4.2</w:t>
        </w:r>
        <w:r w:rsidR="004D30D2" w:rsidRPr="001F1F91">
          <w:rPr>
            <w:rStyle w:val="a6"/>
            <w:rFonts w:hint="eastAsia"/>
            <w:noProof/>
          </w:rPr>
          <w:t xml:space="preserve"> </w:t>
        </w:r>
        <w:r w:rsidR="00A461BA" w:rsidRPr="00A461BA">
          <w:rPr>
            <w:rStyle w:val="a6"/>
            <w:noProof/>
          </w:rPr>
          <w:t>Setting</w:t>
        </w:r>
        <w:r w:rsidR="004D30D2">
          <w:rPr>
            <w:noProof/>
            <w:webHidden/>
          </w:rPr>
          <w:tab/>
        </w:r>
        <w:r w:rsidR="004D30D2">
          <w:rPr>
            <w:noProof/>
            <w:webHidden/>
          </w:rPr>
          <w:fldChar w:fldCharType="begin"/>
        </w:r>
        <w:r w:rsidR="004D30D2">
          <w:rPr>
            <w:noProof/>
            <w:webHidden/>
          </w:rPr>
          <w:instrText xml:space="preserve"> PAGEREF _Toc511750029 \h </w:instrText>
        </w:r>
        <w:r w:rsidR="004D30D2">
          <w:rPr>
            <w:noProof/>
            <w:webHidden/>
          </w:rPr>
        </w:r>
        <w:r w:rsidR="004D30D2">
          <w:rPr>
            <w:noProof/>
            <w:webHidden/>
          </w:rPr>
          <w:fldChar w:fldCharType="separate"/>
        </w:r>
        <w:r w:rsidR="004D30D2">
          <w:rPr>
            <w:noProof/>
            <w:webHidden/>
          </w:rPr>
          <w:t>34</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30" w:history="1">
        <w:r w:rsidR="004D30D2" w:rsidRPr="001F1F91">
          <w:rPr>
            <w:rStyle w:val="a6"/>
            <w:noProof/>
          </w:rPr>
          <w:t>4.4.3</w:t>
        </w:r>
        <w:r w:rsidR="004D30D2" w:rsidRPr="001F1F91">
          <w:rPr>
            <w:rStyle w:val="a6"/>
            <w:rFonts w:hint="eastAsia"/>
            <w:noProof/>
          </w:rPr>
          <w:t xml:space="preserve"> </w:t>
        </w:r>
        <w:r w:rsidR="00A461BA" w:rsidRPr="00A461BA">
          <w:rPr>
            <w:rStyle w:val="a6"/>
            <w:noProof/>
          </w:rPr>
          <w:t>Analysis of the results</w:t>
        </w:r>
        <w:r w:rsidR="004D30D2">
          <w:rPr>
            <w:noProof/>
            <w:webHidden/>
          </w:rPr>
          <w:tab/>
        </w:r>
        <w:r w:rsidR="004D30D2">
          <w:rPr>
            <w:noProof/>
            <w:webHidden/>
          </w:rPr>
          <w:fldChar w:fldCharType="begin"/>
        </w:r>
        <w:r w:rsidR="004D30D2">
          <w:rPr>
            <w:noProof/>
            <w:webHidden/>
          </w:rPr>
          <w:instrText xml:space="preserve"> PAGEREF _Toc511750030 \h </w:instrText>
        </w:r>
        <w:r w:rsidR="004D30D2">
          <w:rPr>
            <w:noProof/>
            <w:webHidden/>
          </w:rPr>
        </w:r>
        <w:r w:rsidR="004D30D2">
          <w:rPr>
            <w:noProof/>
            <w:webHidden/>
          </w:rPr>
          <w:fldChar w:fldCharType="separate"/>
        </w:r>
        <w:r w:rsidR="004D30D2">
          <w:rPr>
            <w:noProof/>
            <w:webHidden/>
          </w:rPr>
          <w:t>35</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31" w:history="1">
        <w:r w:rsidR="004D30D2" w:rsidRPr="001F1F91">
          <w:rPr>
            <w:rStyle w:val="a6"/>
            <w:noProof/>
          </w:rPr>
          <w:t>4.5</w:t>
        </w:r>
        <w:r w:rsidR="00A461BA" w:rsidRPr="00A461BA">
          <w:t xml:space="preserve"> </w:t>
        </w:r>
        <w:r w:rsidR="00A461BA" w:rsidRPr="00A461BA">
          <w:rPr>
            <w:rStyle w:val="a6"/>
            <w:noProof/>
          </w:rPr>
          <w:t>The chapter of Summary</w:t>
        </w:r>
        <w:r w:rsidR="004D30D2">
          <w:rPr>
            <w:noProof/>
            <w:webHidden/>
          </w:rPr>
          <w:tab/>
        </w:r>
        <w:r w:rsidR="004D30D2">
          <w:rPr>
            <w:noProof/>
            <w:webHidden/>
          </w:rPr>
          <w:fldChar w:fldCharType="begin"/>
        </w:r>
        <w:r w:rsidR="004D30D2">
          <w:rPr>
            <w:noProof/>
            <w:webHidden/>
          </w:rPr>
          <w:instrText xml:space="preserve"> PAGEREF _Toc511750031 \h </w:instrText>
        </w:r>
        <w:r w:rsidR="004D30D2">
          <w:rPr>
            <w:noProof/>
            <w:webHidden/>
          </w:rPr>
        </w:r>
        <w:r w:rsidR="004D30D2">
          <w:rPr>
            <w:noProof/>
            <w:webHidden/>
          </w:rPr>
          <w:fldChar w:fldCharType="separate"/>
        </w:r>
        <w:r w:rsidR="004D30D2">
          <w:rPr>
            <w:noProof/>
            <w:webHidden/>
          </w:rPr>
          <w:t>37</w:t>
        </w:r>
        <w:r w:rsidR="004D30D2">
          <w:rPr>
            <w:noProof/>
            <w:webHidden/>
          </w:rPr>
          <w:fldChar w:fldCharType="end"/>
        </w:r>
      </w:hyperlink>
    </w:p>
    <w:p w:rsidR="004D30D2" w:rsidRPr="005C2D02" w:rsidRDefault="0027796B" w:rsidP="004D30D2">
      <w:pPr>
        <w:pStyle w:val="10"/>
        <w:tabs>
          <w:tab w:val="right" w:leader="dot" w:pos="8949"/>
        </w:tabs>
        <w:ind w:firstLine="480"/>
        <w:rPr>
          <w:rFonts w:ascii="Calibri" w:hAnsi="Calibri"/>
          <w:noProof/>
          <w:sz w:val="21"/>
          <w:szCs w:val="22"/>
        </w:rPr>
      </w:pPr>
      <w:hyperlink w:anchor="_Toc511750032" w:history="1">
        <w:r w:rsidR="004D30D2" w:rsidRPr="001F1F91">
          <w:rPr>
            <w:rStyle w:val="a6"/>
            <w:noProof/>
          </w:rPr>
          <w:t>5</w:t>
        </w:r>
        <w:r w:rsidR="00B50F66" w:rsidRPr="00B50F66">
          <w:t xml:space="preserve"> </w:t>
        </w:r>
        <w:r w:rsidR="00B50F66" w:rsidRPr="00B50F66">
          <w:rPr>
            <w:rStyle w:val="a6"/>
            <w:noProof/>
          </w:rPr>
          <w:t>Prediction model of cardiovascular disease based on mixed strategy</w:t>
        </w:r>
        <w:r w:rsidR="004D30D2">
          <w:rPr>
            <w:noProof/>
            <w:webHidden/>
          </w:rPr>
          <w:tab/>
        </w:r>
        <w:r w:rsidR="004D30D2">
          <w:rPr>
            <w:noProof/>
            <w:webHidden/>
          </w:rPr>
          <w:fldChar w:fldCharType="begin"/>
        </w:r>
        <w:r w:rsidR="004D30D2">
          <w:rPr>
            <w:noProof/>
            <w:webHidden/>
          </w:rPr>
          <w:instrText xml:space="preserve"> PAGEREF _Toc511750032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33" w:history="1">
        <w:r w:rsidR="004D30D2" w:rsidRPr="001F1F91">
          <w:rPr>
            <w:rStyle w:val="a6"/>
            <w:noProof/>
          </w:rPr>
          <w:t>5.1</w:t>
        </w:r>
        <w:r w:rsidR="004D30D2" w:rsidRPr="001F1F91">
          <w:rPr>
            <w:rStyle w:val="a6"/>
            <w:rFonts w:hint="eastAsia"/>
            <w:noProof/>
          </w:rPr>
          <w:t xml:space="preserve"> </w:t>
        </w:r>
        <w:r w:rsidR="00B50F66" w:rsidRPr="00B50F66">
          <w:rPr>
            <w:rStyle w:val="a6"/>
            <w:noProof/>
          </w:rPr>
          <w:t>Introduction</w:t>
        </w:r>
        <w:r w:rsidR="004D30D2">
          <w:rPr>
            <w:noProof/>
            <w:webHidden/>
          </w:rPr>
          <w:tab/>
        </w:r>
        <w:r w:rsidR="004D30D2">
          <w:rPr>
            <w:noProof/>
            <w:webHidden/>
          </w:rPr>
          <w:fldChar w:fldCharType="begin"/>
        </w:r>
        <w:r w:rsidR="004D30D2">
          <w:rPr>
            <w:noProof/>
            <w:webHidden/>
          </w:rPr>
          <w:instrText xml:space="preserve"> PAGEREF _Toc511750033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34" w:history="1">
        <w:r w:rsidR="004D30D2" w:rsidRPr="001F1F91">
          <w:rPr>
            <w:rStyle w:val="a6"/>
            <w:noProof/>
          </w:rPr>
          <w:t>5.2</w:t>
        </w:r>
        <w:r w:rsidR="00B50F66" w:rsidRPr="00B50F66">
          <w:t xml:space="preserve"> </w:t>
        </w:r>
        <w:r w:rsidR="00B50F66" w:rsidRPr="00B50F66">
          <w:rPr>
            <w:rStyle w:val="a6"/>
            <w:noProof/>
          </w:rPr>
          <w:t>Prediction model of cardiovascular disease based on mixed strategy</w:t>
        </w:r>
        <w:r w:rsidR="004D30D2">
          <w:rPr>
            <w:noProof/>
            <w:webHidden/>
          </w:rPr>
          <w:tab/>
        </w:r>
        <w:r w:rsidR="004D30D2">
          <w:rPr>
            <w:noProof/>
            <w:webHidden/>
          </w:rPr>
          <w:fldChar w:fldCharType="begin"/>
        </w:r>
        <w:r w:rsidR="004D30D2">
          <w:rPr>
            <w:noProof/>
            <w:webHidden/>
          </w:rPr>
          <w:instrText xml:space="preserve"> PAGEREF _Toc511750034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35" w:history="1">
        <w:r w:rsidR="004D30D2" w:rsidRPr="001F1F91">
          <w:rPr>
            <w:rStyle w:val="a6"/>
            <w:noProof/>
          </w:rPr>
          <w:t>5.2.1</w:t>
        </w:r>
        <w:r w:rsidR="00B50F66" w:rsidRPr="00B50F66">
          <w:t xml:space="preserve"> </w:t>
        </w:r>
        <w:r w:rsidR="00B50F66" w:rsidRPr="00B50F66">
          <w:rPr>
            <w:rStyle w:val="a6"/>
            <w:noProof/>
          </w:rPr>
          <w:t>Large scale data batch training strategy</w:t>
        </w:r>
        <w:r w:rsidR="004D30D2">
          <w:rPr>
            <w:noProof/>
            <w:webHidden/>
          </w:rPr>
          <w:tab/>
        </w:r>
        <w:r w:rsidR="004D30D2">
          <w:rPr>
            <w:noProof/>
            <w:webHidden/>
          </w:rPr>
          <w:fldChar w:fldCharType="begin"/>
        </w:r>
        <w:r w:rsidR="004D30D2">
          <w:rPr>
            <w:noProof/>
            <w:webHidden/>
          </w:rPr>
          <w:instrText xml:space="preserve"> PAGEREF _Toc511750035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36" w:history="1">
        <w:r w:rsidR="004D30D2" w:rsidRPr="001F1F91">
          <w:rPr>
            <w:rStyle w:val="a6"/>
            <w:noProof/>
          </w:rPr>
          <w:t>5.2.2</w:t>
        </w:r>
        <w:r w:rsidR="00B50F66" w:rsidRPr="00B50F66">
          <w:t xml:space="preserve"> </w:t>
        </w:r>
        <w:r w:rsidR="00B50F66" w:rsidRPr="00B50F66">
          <w:rPr>
            <w:rStyle w:val="a6"/>
            <w:noProof/>
          </w:rPr>
          <w:t>Model building thought</w:t>
        </w:r>
        <w:r w:rsidR="004D30D2">
          <w:rPr>
            <w:noProof/>
            <w:webHidden/>
          </w:rPr>
          <w:tab/>
        </w:r>
        <w:r w:rsidR="004D30D2">
          <w:rPr>
            <w:noProof/>
            <w:webHidden/>
          </w:rPr>
          <w:fldChar w:fldCharType="begin"/>
        </w:r>
        <w:r w:rsidR="004D30D2">
          <w:rPr>
            <w:noProof/>
            <w:webHidden/>
          </w:rPr>
          <w:instrText xml:space="preserve"> PAGEREF _Toc511750036 \h </w:instrText>
        </w:r>
        <w:r w:rsidR="004D30D2">
          <w:rPr>
            <w:noProof/>
            <w:webHidden/>
          </w:rPr>
        </w:r>
        <w:r w:rsidR="004D30D2">
          <w:rPr>
            <w:noProof/>
            <w:webHidden/>
          </w:rPr>
          <w:fldChar w:fldCharType="separate"/>
        </w:r>
        <w:r w:rsidR="004D30D2">
          <w:rPr>
            <w:noProof/>
            <w:webHidden/>
          </w:rPr>
          <w:t>40</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37" w:history="1">
        <w:r w:rsidR="004D30D2" w:rsidRPr="001F1F91">
          <w:rPr>
            <w:rStyle w:val="a6"/>
            <w:noProof/>
          </w:rPr>
          <w:t>5.3</w:t>
        </w:r>
        <w:r w:rsidR="00B50F66" w:rsidRPr="00B50F66">
          <w:t xml:space="preserve"> </w:t>
        </w:r>
        <w:r w:rsidR="00B50F66" w:rsidRPr="00B50F66">
          <w:rPr>
            <w:rStyle w:val="a6"/>
            <w:noProof/>
          </w:rPr>
          <w:t>Experiment</w:t>
        </w:r>
        <w:r w:rsidR="004D30D2">
          <w:rPr>
            <w:noProof/>
            <w:webHidden/>
          </w:rPr>
          <w:tab/>
        </w:r>
        <w:r w:rsidR="004D30D2">
          <w:rPr>
            <w:noProof/>
            <w:webHidden/>
          </w:rPr>
          <w:fldChar w:fldCharType="begin"/>
        </w:r>
        <w:r w:rsidR="004D30D2">
          <w:rPr>
            <w:noProof/>
            <w:webHidden/>
          </w:rPr>
          <w:instrText xml:space="preserve"> PAGEREF _Toc511750037 \h </w:instrText>
        </w:r>
        <w:r w:rsidR="004D30D2">
          <w:rPr>
            <w:noProof/>
            <w:webHidden/>
          </w:rPr>
        </w:r>
        <w:r w:rsidR="004D30D2">
          <w:rPr>
            <w:noProof/>
            <w:webHidden/>
          </w:rPr>
          <w:fldChar w:fldCharType="separate"/>
        </w:r>
        <w:r w:rsidR="004D30D2">
          <w:rPr>
            <w:noProof/>
            <w:webHidden/>
          </w:rPr>
          <w:t>42</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38" w:history="1">
        <w:r w:rsidR="004D30D2" w:rsidRPr="001F1F91">
          <w:rPr>
            <w:rStyle w:val="a6"/>
            <w:noProof/>
          </w:rPr>
          <w:t>5.3.1</w:t>
        </w:r>
        <w:r w:rsidR="004D30D2" w:rsidRPr="001F1F91">
          <w:rPr>
            <w:rStyle w:val="a6"/>
            <w:rFonts w:hint="eastAsia"/>
            <w:noProof/>
          </w:rPr>
          <w:t xml:space="preserve"> </w:t>
        </w:r>
        <w:r w:rsidR="00B50F66" w:rsidRPr="00B50F66">
          <w:rPr>
            <w:rStyle w:val="a6"/>
            <w:noProof/>
          </w:rPr>
          <w:t>Data set analysis and processing</w:t>
        </w:r>
        <w:r w:rsidR="004D30D2">
          <w:rPr>
            <w:noProof/>
            <w:webHidden/>
          </w:rPr>
          <w:tab/>
        </w:r>
        <w:r w:rsidR="004D30D2">
          <w:rPr>
            <w:noProof/>
            <w:webHidden/>
          </w:rPr>
          <w:fldChar w:fldCharType="begin"/>
        </w:r>
        <w:r w:rsidR="004D30D2">
          <w:rPr>
            <w:noProof/>
            <w:webHidden/>
          </w:rPr>
          <w:instrText xml:space="preserve"> PAGEREF _Toc511750038 \h </w:instrText>
        </w:r>
        <w:r w:rsidR="004D30D2">
          <w:rPr>
            <w:noProof/>
            <w:webHidden/>
          </w:rPr>
        </w:r>
        <w:r w:rsidR="004D30D2">
          <w:rPr>
            <w:noProof/>
            <w:webHidden/>
          </w:rPr>
          <w:fldChar w:fldCharType="separate"/>
        </w:r>
        <w:r w:rsidR="004D30D2">
          <w:rPr>
            <w:noProof/>
            <w:webHidden/>
          </w:rPr>
          <w:t>42</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39" w:history="1">
        <w:r w:rsidR="004D30D2" w:rsidRPr="001F1F91">
          <w:rPr>
            <w:rStyle w:val="a6"/>
            <w:noProof/>
          </w:rPr>
          <w:t>5.3.2</w:t>
        </w:r>
        <w:r w:rsidR="00B50F66" w:rsidRPr="00B50F66">
          <w:t xml:space="preserve"> </w:t>
        </w:r>
        <w:r w:rsidR="00B50F66" w:rsidRPr="00B50F66">
          <w:rPr>
            <w:rStyle w:val="a6"/>
            <w:noProof/>
          </w:rPr>
          <w:t>Batch training strategy of RAKEL algorithm</w:t>
        </w:r>
        <w:r w:rsidR="004D30D2">
          <w:rPr>
            <w:noProof/>
            <w:webHidden/>
          </w:rPr>
          <w:tab/>
        </w:r>
        <w:r w:rsidR="004D30D2">
          <w:rPr>
            <w:noProof/>
            <w:webHidden/>
          </w:rPr>
          <w:fldChar w:fldCharType="begin"/>
        </w:r>
        <w:r w:rsidR="004D30D2">
          <w:rPr>
            <w:noProof/>
            <w:webHidden/>
          </w:rPr>
          <w:instrText xml:space="preserve"> PAGEREF _Toc511750039 \h </w:instrText>
        </w:r>
        <w:r w:rsidR="004D30D2">
          <w:rPr>
            <w:noProof/>
            <w:webHidden/>
          </w:rPr>
        </w:r>
        <w:r w:rsidR="004D30D2">
          <w:rPr>
            <w:noProof/>
            <w:webHidden/>
          </w:rPr>
          <w:fldChar w:fldCharType="separate"/>
        </w:r>
        <w:r w:rsidR="004D30D2">
          <w:rPr>
            <w:noProof/>
            <w:webHidden/>
          </w:rPr>
          <w:t>44</w:t>
        </w:r>
        <w:r w:rsidR="004D30D2">
          <w:rPr>
            <w:noProof/>
            <w:webHidden/>
          </w:rPr>
          <w:fldChar w:fldCharType="end"/>
        </w:r>
      </w:hyperlink>
    </w:p>
    <w:p w:rsidR="004D30D2" w:rsidRPr="005C2D02" w:rsidRDefault="0027796B" w:rsidP="004D30D2">
      <w:pPr>
        <w:pStyle w:val="30"/>
        <w:tabs>
          <w:tab w:val="right" w:leader="dot" w:pos="8949"/>
        </w:tabs>
        <w:ind w:left="480" w:firstLine="480"/>
        <w:rPr>
          <w:rFonts w:ascii="Calibri" w:hAnsi="Calibri"/>
          <w:noProof/>
          <w:sz w:val="21"/>
          <w:szCs w:val="22"/>
        </w:rPr>
      </w:pPr>
      <w:hyperlink w:anchor="_Toc511750040" w:history="1">
        <w:r w:rsidR="004D30D2" w:rsidRPr="001F1F91">
          <w:rPr>
            <w:rStyle w:val="a6"/>
            <w:noProof/>
          </w:rPr>
          <w:t>5.3.3</w:t>
        </w:r>
        <w:r w:rsidR="00B50F66">
          <w:rPr>
            <w:rStyle w:val="a6"/>
            <w:rFonts w:hint="eastAsia"/>
            <w:noProof/>
          </w:rPr>
          <w:t xml:space="preserve"> </w:t>
        </w:r>
        <w:r w:rsidR="00B50F66" w:rsidRPr="00B50F66">
          <w:rPr>
            <w:rStyle w:val="a6"/>
            <w:noProof/>
          </w:rPr>
          <w:t>Classification results</w:t>
        </w:r>
        <w:r w:rsidR="004D30D2">
          <w:rPr>
            <w:noProof/>
            <w:webHidden/>
          </w:rPr>
          <w:tab/>
        </w:r>
        <w:r w:rsidR="004D30D2">
          <w:rPr>
            <w:noProof/>
            <w:webHidden/>
          </w:rPr>
          <w:fldChar w:fldCharType="begin"/>
        </w:r>
        <w:r w:rsidR="004D30D2">
          <w:rPr>
            <w:noProof/>
            <w:webHidden/>
          </w:rPr>
          <w:instrText xml:space="preserve"> PAGEREF _Toc511750040 \h </w:instrText>
        </w:r>
        <w:r w:rsidR="004D30D2">
          <w:rPr>
            <w:noProof/>
            <w:webHidden/>
          </w:rPr>
        </w:r>
        <w:r w:rsidR="004D30D2">
          <w:rPr>
            <w:noProof/>
            <w:webHidden/>
          </w:rPr>
          <w:fldChar w:fldCharType="separate"/>
        </w:r>
        <w:r w:rsidR="004D30D2">
          <w:rPr>
            <w:noProof/>
            <w:webHidden/>
          </w:rPr>
          <w:t>44</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41" w:history="1">
        <w:r w:rsidR="004D30D2" w:rsidRPr="001F1F91">
          <w:rPr>
            <w:rStyle w:val="a6"/>
            <w:noProof/>
          </w:rPr>
          <w:t>5.4</w:t>
        </w:r>
        <w:r w:rsidR="00B50F66" w:rsidRPr="00B50F66">
          <w:t xml:space="preserve"> </w:t>
        </w:r>
        <w:r w:rsidR="00B50F66" w:rsidRPr="00B50F66">
          <w:rPr>
            <w:rStyle w:val="a6"/>
            <w:noProof/>
          </w:rPr>
          <w:t>Summary</w:t>
        </w:r>
        <w:r w:rsidR="004D30D2">
          <w:rPr>
            <w:noProof/>
            <w:webHidden/>
          </w:rPr>
          <w:tab/>
        </w:r>
        <w:r w:rsidR="004D30D2">
          <w:rPr>
            <w:noProof/>
            <w:webHidden/>
          </w:rPr>
          <w:fldChar w:fldCharType="begin"/>
        </w:r>
        <w:r w:rsidR="004D30D2">
          <w:rPr>
            <w:noProof/>
            <w:webHidden/>
          </w:rPr>
          <w:instrText xml:space="preserve"> PAGEREF _Toc511750041 \h </w:instrText>
        </w:r>
        <w:r w:rsidR="004D30D2">
          <w:rPr>
            <w:noProof/>
            <w:webHidden/>
          </w:rPr>
        </w:r>
        <w:r w:rsidR="004D30D2">
          <w:rPr>
            <w:noProof/>
            <w:webHidden/>
          </w:rPr>
          <w:fldChar w:fldCharType="separate"/>
        </w:r>
        <w:r w:rsidR="004D30D2">
          <w:rPr>
            <w:noProof/>
            <w:webHidden/>
          </w:rPr>
          <w:t>48</w:t>
        </w:r>
        <w:r w:rsidR="004D30D2">
          <w:rPr>
            <w:noProof/>
            <w:webHidden/>
          </w:rPr>
          <w:fldChar w:fldCharType="end"/>
        </w:r>
      </w:hyperlink>
    </w:p>
    <w:p w:rsidR="004D30D2" w:rsidRPr="005C2D02" w:rsidRDefault="0027796B" w:rsidP="004D30D2">
      <w:pPr>
        <w:pStyle w:val="10"/>
        <w:tabs>
          <w:tab w:val="right" w:leader="dot" w:pos="8949"/>
        </w:tabs>
        <w:ind w:firstLine="480"/>
        <w:rPr>
          <w:rFonts w:ascii="Calibri" w:hAnsi="Calibri"/>
          <w:noProof/>
          <w:sz w:val="21"/>
          <w:szCs w:val="22"/>
        </w:rPr>
      </w:pPr>
      <w:hyperlink w:anchor="_Toc511750042" w:history="1">
        <w:r w:rsidR="004D30D2" w:rsidRPr="001F1F91">
          <w:rPr>
            <w:rStyle w:val="a6"/>
            <w:noProof/>
          </w:rPr>
          <w:t>6</w:t>
        </w:r>
        <w:r w:rsidR="004D30D2" w:rsidRPr="001F1F91">
          <w:rPr>
            <w:rStyle w:val="a6"/>
            <w:rFonts w:hint="eastAsia"/>
            <w:noProof/>
          </w:rPr>
          <w:t xml:space="preserve"> </w:t>
        </w:r>
        <w:r w:rsidR="00A461BA" w:rsidRPr="00A461BA">
          <w:rPr>
            <w:rStyle w:val="a6"/>
            <w:noProof/>
          </w:rPr>
          <w:t>Conclusion and prospect</w:t>
        </w:r>
        <w:r w:rsidR="004D30D2">
          <w:rPr>
            <w:noProof/>
            <w:webHidden/>
          </w:rPr>
          <w:tab/>
        </w:r>
        <w:r w:rsidR="004D30D2">
          <w:rPr>
            <w:noProof/>
            <w:webHidden/>
          </w:rPr>
          <w:fldChar w:fldCharType="begin"/>
        </w:r>
        <w:r w:rsidR="004D30D2">
          <w:rPr>
            <w:noProof/>
            <w:webHidden/>
          </w:rPr>
          <w:instrText xml:space="preserve"> PAGEREF _Toc511750042 \h </w:instrText>
        </w:r>
        <w:r w:rsidR="004D30D2">
          <w:rPr>
            <w:noProof/>
            <w:webHidden/>
          </w:rPr>
        </w:r>
        <w:r w:rsidR="004D30D2">
          <w:rPr>
            <w:noProof/>
            <w:webHidden/>
          </w:rPr>
          <w:fldChar w:fldCharType="separate"/>
        </w:r>
        <w:r w:rsidR="004D30D2">
          <w:rPr>
            <w:noProof/>
            <w:webHidden/>
          </w:rPr>
          <w:t>49</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43" w:history="1">
        <w:r w:rsidR="004D30D2" w:rsidRPr="001F1F91">
          <w:rPr>
            <w:rStyle w:val="a6"/>
            <w:noProof/>
          </w:rPr>
          <w:t>6.1</w:t>
        </w:r>
        <w:r w:rsidR="00A461BA" w:rsidRPr="00A461BA">
          <w:t xml:space="preserve"> </w:t>
        </w:r>
        <w:r w:rsidR="00A461BA" w:rsidRPr="00A461BA">
          <w:rPr>
            <w:rStyle w:val="a6"/>
            <w:noProof/>
          </w:rPr>
          <w:t>Conclusion</w:t>
        </w:r>
        <w:r w:rsidR="004D30D2">
          <w:rPr>
            <w:noProof/>
            <w:webHidden/>
          </w:rPr>
          <w:tab/>
        </w:r>
        <w:r w:rsidR="004D30D2">
          <w:rPr>
            <w:noProof/>
            <w:webHidden/>
          </w:rPr>
          <w:fldChar w:fldCharType="begin"/>
        </w:r>
        <w:r w:rsidR="004D30D2">
          <w:rPr>
            <w:noProof/>
            <w:webHidden/>
          </w:rPr>
          <w:instrText xml:space="preserve"> PAGEREF _Toc511750043 \h </w:instrText>
        </w:r>
        <w:r w:rsidR="004D30D2">
          <w:rPr>
            <w:noProof/>
            <w:webHidden/>
          </w:rPr>
        </w:r>
        <w:r w:rsidR="004D30D2">
          <w:rPr>
            <w:noProof/>
            <w:webHidden/>
          </w:rPr>
          <w:fldChar w:fldCharType="separate"/>
        </w:r>
        <w:r w:rsidR="004D30D2">
          <w:rPr>
            <w:noProof/>
            <w:webHidden/>
          </w:rPr>
          <w:t>49</w:t>
        </w:r>
        <w:r w:rsidR="004D30D2">
          <w:rPr>
            <w:noProof/>
            <w:webHidden/>
          </w:rPr>
          <w:fldChar w:fldCharType="end"/>
        </w:r>
      </w:hyperlink>
    </w:p>
    <w:p w:rsidR="004D30D2" w:rsidRPr="005C2D02" w:rsidRDefault="0027796B" w:rsidP="004D30D2">
      <w:pPr>
        <w:pStyle w:val="20"/>
        <w:tabs>
          <w:tab w:val="right" w:leader="dot" w:pos="8949"/>
        </w:tabs>
        <w:ind w:left="240" w:firstLine="480"/>
        <w:rPr>
          <w:rFonts w:ascii="Calibri" w:hAnsi="Calibri"/>
          <w:noProof/>
          <w:sz w:val="21"/>
          <w:szCs w:val="22"/>
        </w:rPr>
      </w:pPr>
      <w:hyperlink w:anchor="_Toc511750044" w:history="1">
        <w:r w:rsidR="004D30D2" w:rsidRPr="001F1F91">
          <w:rPr>
            <w:rStyle w:val="a6"/>
            <w:noProof/>
          </w:rPr>
          <w:t>6.2</w:t>
        </w:r>
        <w:r w:rsidR="00A461BA" w:rsidRPr="00A461BA">
          <w:t xml:space="preserve"> </w:t>
        </w:r>
        <w:r w:rsidR="00A461BA" w:rsidRPr="00A461BA">
          <w:rPr>
            <w:rStyle w:val="a6"/>
            <w:noProof/>
          </w:rPr>
          <w:t>Prospect</w:t>
        </w:r>
        <w:r w:rsidR="004D30D2">
          <w:rPr>
            <w:noProof/>
            <w:webHidden/>
          </w:rPr>
          <w:tab/>
        </w:r>
        <w:r w:rsidR="004D30D2">
          <w:rPr>
            <w:noProof/>
            <w:webHidden/>
          </w:rPr>
          <w:fldChar w:fldCharType="begin"/>
        </w:r>
        <w:r w:rsidR="004D30D2">
          <w:rPr>
            <w:noProof/>
            <w:webHidden/>
          </w:rPr>
          <w:instrText xml:space="preserve"> PAGEREF _Toc511750044 \h </w:instrText>
        </w:r>
        <w:r w:rsidR="004D30D2">
          <w:rPr>
            <w:noProof/>
            <w:webHidden/>
          </w:rPr>
        </w:r>
        <w:r w:rsidR="004D30D2">
          <w:rPr>
            <w:noProof/>
            <w:webHidden/>
          </w:rPr>
          <w:fldChar w:fldCharType="separate"/>
        </w:r>
        <w:r w:rsidR="004D30D2">
          <w:rPr>
            <w:noProof/>
            <w:webHidden/>
          </w:rPr>
          <w:t>49</w:t>
        </w:r>
        <w:r w:rsidR="004D30D2">
          <w:rPr>
            <w:noProof/>
            <w:webHidden/>
          </w:rPr>
          <w:fldChar w:fldCharType="end"/>
        </w:r>
      </w:hyperlink>
    </w:p>
    <w:p w:rsidR="004D30D2" w:rsidRPr="005C2D02" w:rsidRDefault="00A461BA" w:rsidP="004D30D2">
      <w:pPr>
        <w:pStyle w:val="10"/>
        <w:tabs>
          <w:tab w:val="right" w:leader="dot" w:pos="8949"/>
        </w:tabs>
        <w:ind w:firstLine="480"/>
        <w:rPr>
          <w:rFonts w:ascii="Calibri" w:hAnsi="Calibri"/>
          <w:noProof/>
          <w:sz w:val="21"/>
          <w:szCs w:val="22"/>
        </w:rPr>
      </w:pPr>
      <w:r w:rsidRPr="00A461BA">
        <w:t>Acknowledgements</w:t>
      </w:r>
      <w:hyperlink w:anchor="_Toc511750045" w:history="1">
        <w:r w:rsidR="004D30D2">
          <w:rPr>
            <w:noProof/>
            <w:webHidden/>
          </w:rPr>
          <w:tab/>
        </w:r>
        <w:r w:rsidR="004D30D2">
          <w:rPr>
            <w:noProof/>
            <w:webHidden/>
          </w:rPr>
          <w:fldChar w:fldCharType="begin"/>
        </w:r>
        <w:r w:rsidR="004D30D2">
          <w:rPr>
            <w:noProof/>
            <w:webHidden/>
          </w:rPr>
          <w:instrText xml:space="preserve"> PAGEREF _Toc511750045 \h </w:instrText>
        </w:r>
        <w:r w:rsidR="004D30D2">
          <w:rPr>
            <w:noProof/>
            <w:webHidden/>
          </w:rPr>
        </w:r>
        <w:r w:rsidR="004D30D2">
          <w:rPr>
            <w:noProof/>
            <w:webHidden/>
          </w:rPr>
          <w:fldChar w:fldCharType="separate"/>
        </w:r>
        <w:r w:rsidR="004D30D2">
          <w:rPr>
            <w:noProof/>
            <w:webHidden/>
          </w:rPr>
          <w:t>50</w:t>
        </w:r>
        <w:r w:rsidR="004D30D2">
          <w:rPr>
            <w:noProof/>
            <w:webHidden/>
          </w:rPr>
          <w:fldChar w:fldCharType="end"/>
        </w:r>
      </w:hyperlink>
    </w:p>
    <w:p w:rsidR="004D30D2" w:rsidRPr="005C2D02" w:rsidRDefault="0027796B" w:rsidP="004D30D2">
      <w:pPr>
        <w:pStyle w:val="10"/>
        <w:tabs>
          <w:tab w:val="right" w:leader="dot" w:pos="8949"/>
        </w:tabs>
        <w:ind w:firstLine="480"/>
        <w:rPr>
          <w:rFonts w:ascii="Calibri" w:hAnsi="Calibri"/>
          <w:noProof/>
          <w:sz w:val="21"/>
          <w:szCs w:val="22"/>
        </w:rPr>
      </w:pPr>
      <w:hyperlink w:anchor="_Toc511750046" w:history="1">
        <w:r w:rsidR="00A461BA" w:rsidRPr="00A461BA">
          <w:rPr>
            <w:rStyle w:val="a6"/>
            <w:noProof/>
          </w:rPr>
          <w:t>References</w:t>
        </w:r>
        <w:r w:rsidR="004D30D2">
          <w:rPr>
            <w:noProof/>
            <w:webHidden/>
          </w:rPr>
          <w:tab/>
        </w:r>
        <w:r w:rsidR="004D30D2">
          <w:rPr>
            <w:noProof/>
            <w:webHidden/>
          </w:rPr>
          <w:fldChar w:fldCharType="begin"/>
        </w:r>
        <w:r w:rsidR="004D30D2">
          <w:rPr>
            <w:noProof/>
            <w:webHidden/>
          </w:rPr>
          <w:instrText xml:space="preserve"> PAGEREF _Toc511750046 \h </w:instrText>
        </w:r>
        <w:r w:rsidR="004D30D2">
          <w:rPr>
            <w:noProof/>
            <w:webHidden/>
          </w:rPr>
        </w:r>
        <w:r w:rsidR="004D30D2">
          <w:rPr>
            <w:noProof/>
            <w:webHidden/>
          </w:rPr>
          <w:fldChar w:fldCharType="separate"/>
        </w:r>
        <w:r w:rsidR="004D30D2">
          <w:rPr>
            <w:noProof/>
            <w:webHidden/>
          </w:rPr>
          <w:t>51</w:t>
        </w:r>
        <w:r w:rsidR="004D30D2">
          <w:rPr>
            <w:noProof/>
            <w:webHidden/>
          </w:rPr>
          <w:fldChar w:fldCharType="end"/>
        </w:r>
      </w:hyperlink>
    </w:p>
    <w:p w:rsidR="004D30D2" w:rsidRPr="005C2D02" w:rsidRDefault="00A461BA" w:rsidP="004D30D2">
      <w:pPr>
        <w:pStyle w:val="10"/>
        <w:tabs>
          <w:tab w:val="right" w:leader="dot" w:pos="8949"/>
        </w:tabs>
        <w:ind w:firstLine="480"/>
        <w:rPr>
          <w:rFonts w:ascii="Calibri" w:hAnsi="Calibri"/>
          <w:noProof/>
          <w:sz w:val="21"/>
          <w:szCs w:val="22"/>
        </w:rPr>
      </w:pPr>
      <w:r w:rsidRPr="00A461BA">
        <w:t>Achievements</w:t>
      </w:r>
      <w:hyperlink w:anchor="_Toc511750047" w:history="1">
        <w:r w:rsidR="004D30D2">
          <w:rPr>
            <w:noProof/>
            <w:webHidden/>
          </w:rPr>
          <w:tab/>
        </w:r>
        <w:r w:rsidR="004D30D2">
          <w:rPr>
            <w:noProof/>
            <w:webHidden/>
          </w:rPr>
          <w:fldChar w:fldCharType="begin"/>
        </w:r>
        <w:r w:rsidR="004D30D2">
          <w:rPr>
            <w:noProof/>
            <w:webHidden/>
          </w:rPr>
          <w:instrText xml:space="preserve"> PAGEREF _Toc511750047 \h </w:instrText>
        </w:r>
        <w:r w:rsidR="004D30D2">
          <w:rPr>
            <w:noProof/>
            <w:webHidden/>
          </w:rPr>
        </w:r>
        <w:r w:rsidR="004D30D2">
          <w:rPr>
            <w:noProof/>
            <w:webHidden/>
          </w:rPr>
          <w:fldChar w:fldCharType="separate"/>
        </w:r>
        <w:r w:rsidR="004D30D2">
          <w:rPr>
            <w:noProof/>
            <w:webHidden/>
          </w:rPr>
          <w:t>53</w:t>
        </w:r>
        <w:r w:rsidR="004D30D2">
          <w:rPr>
            <w:noProof/>
            <w:webHidden/>
          </w:rPr>
          <w:fldChar w:fldCharType="end"/>
        </w:r>
      </w:hyperlink>
    </w:p>
    <w:p w:rsidR="004D30D2" w:rsidRDefault="004D30D2" w:rsidP="004D30D2">
      <w:pPr>
        <w:ind w:firstLine="480"/>
      </w:pPr>
      <w:r>
        <w:fldChar w:fldCharType="end"/>
      </w:r>
      <w:r w:rsidR="00A461BA" w:rsidRPr="00A461BA">
        <w:t>Declarations</w:t>
      </w: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740470" w:rsidRDefault="00740470" w:rsidP="00B314DB">
      <w:pPr>
        <w:ind w:firstLineChars="0" w:firstLine="0"/>
        <w:sectPr w:rsidR="00740470">
          <w:headerReference w:type="default" r:id="rId26"/>
          <w:pgSz w:w="11907" w:h="16840"/>
          <w:pgMar w:top="1701" w:right="1474" w:bottom="1418" w:left="1474" w:header="1134" w:footer="992" w:gutter="0"/>
          <w:pgNumType w:fmt="upperRoman"/>
          <w:cols w:space="720"/>
          <w:docGrid w:linePitch="384" w:charSpace="7430"/>
        </w:sectPr>
      </w:pPr>
      <w:bookmarkStart w:id="126" w:name="_Toc156291141"/>
      <w:bookmarkStart w:id="127" w:name="_Toc156291993"/>
      <w:bookmarkStart w:id="128" w:name="_Toc163533795"/>
    </w:p>
    <w:p w:rsidR="00740470" w:rsidRDefault="00740470" w:rsidP="00740470">
      <w:pPr>
        <w:pStyle w:val="1"/>
        <w:spacing w:beforeLines="200" w:before="480" w:afterLines="100" w:after="240"/>
        <w:ind w:left="0"/>
      </w:pPr>
      <w:bookmarkStart w:id="129" w:name="_Toc511730060"/>
      <w:bookmarkStart w:id="130" w:name="_Toc511756893"/>
      <w:r>
        <w:rPr>
          <w:rFonts w:hint="eastAsia"/>
        </w:rPr>
        <w:lastRenderedPageBreak/>
        <w:t>绪论</w:t>
      </w:r>
      <w:bookmarkEnd w:id="126"/>
      <w:bookmarkEnd w:id="127"/>
      <w:bookmarkEnd w:id="128"/>
      <w:bookmarkEnd w:id="129"/>
      <w:bookmarkEnd w:id="130"/>
    </w:p>
    <w:p w:rsidR="00740470" w:rsidRDefault="00740470" w:rsidP="00740470">
      <w:pPr>
        <w:pStyle w:val="2"/>
        <w:ind w:left="443" w:hanging="465"/>
      </w:pPr>
      <w:bookmarkStart w:id="131" w:name="_Toc511730061"/>
      <w:bookmarkStart w:id="132" w:name="_Toc511756894"/>
      <w:r w:rsidRPr="00740470">
        <w:rPr>
          <w:rFonts w:hint="eastAsia"/>
        </w:rPr>
        <w:t>课题研究背景和意义</w:t>
      </w:r>
      <w:bookmarkEnd w:id="131"/>
      <w:bookmarkEnd w:id="132"/>
    </w:p>
    <w:p w:rsidR="00740470" w:rsidRDefault="00740470" w:rsidP="00740470">
      <w:pPr>
        <w:tabs>
          <w:tab w:val="left" w:pos="426"/>
        </w:tabs>
        <w:ind w:firstLineChars="150" w:firstLine="360"/>
      </w:pPr>
      <w:r>
        <w:rPr>
          <w:rFonts w:hint="eastAsia"/>
        </w:rPr>
        <w:t>近年来，我国医疗体制改革不断深化，医疗领域的信息化不断完善，每天产生出大量的医疗数据，这些数据中不仅包括电子病历、体检信息等数据，还涉及到公共卫生管理信息平台特别是疾控部门的医疗信息，这些医疗数据对防控区域性爆发的流行病、疾病间关系的发现具有很大的意义。随着大数据技术的发展，对医疗数据的分析及挖掘越来越被重视。</w:t>
      </w:r>
    </w:p>
    <w:p w:rsidR="00740470" w:rsidRDefault="00740470" w:rsidP="00740470">
      <w:pPr>
        <w:ind w:firstLineChars="150" w:firstLine="360"/>
      </w:pPr>
      <w:r>
        <w:rPr>
          <w:rFonts w:hint="eastAsia"/>
        </w:rPr>
        <w:t>心血管疾病是一种严重威胁人类特别是中老年人健康的常见慢性病，发病时不易察觉、极易危及生命、易导致多种并发症、疗程长且难以治愈等特点，即使应用目前最先进、完善的治疗手段，仍可有</w:t>
      </w:r>
      <w:r>
        <w:rPr>
          <w:rFonts w:hint="eastAsia"/>
        </w:rPr>
        <w:t>50%</w:t>
      </w:r>
      <w:r>
        <w:rPr>
          <w:rFonts w:hint="eastAsia"/>
        </w:rPr>
        <w:t>以上的心脑血管意外幸存者生活不能完全自理，全世界每年死于心脑血管疾病的人数高达</w:t>
      </w:r>
      <w:r>
        <w:rPr>
          <w:rFonts w:hint="eastAsia"/>
        </w:rPr>
        <w:t>1500</w:t>
      </w:r>
      <w:r>
        <w:rPr>
          <w:rFonts w:hint="eastAsia"/>
        </w:rPr>
        <w:t>万人，居各种死因首位，如图</w:t>
      </w:r>
      <w:r>
        <w:rPr>
          <w:rFonts w:hint="eastAsia"/>
        </w:rPr>
        <w:t>1-1</w:t>
      </w:r>
      <w:r>
        <w:rPr>
          <w:rFonts w:hint="eastAsia"/>
        </w:rPr>
        <w:t>是近年来农村、城市各种疾病发病所占的百分比，可见心血管疾病是严重威胁人类身体健康的最主要因素，所以做到早预测，早治疗，提高心血管患者的生存率显得极其重要。</w:t>
      </w:r>
    </w:p>
    <w:p w:rsidR="00740470" w:rsidRDefault="00740470" w:rsidP="00740470">
      <w:pPr>
        <w:spacing w:beforeLines="50" w:before="120" w:afterLines="50" w:after="120"/>
        <w:ind w:firstLine="480"/>
      </w:pPr>
      <w:r>
        <w:t xml:space="preserve"> </w:t>
      </w:r>
      <w:r w:rsidR="001825D4">
        <w:rPr>
          <w:rFonts w:ascii="宋体" w:hAnsi="宋体"/>
          <w:noProof/>
          <w:szCs w:val="24"/>
        </w:rPr>
        <w:pict>
          <v:shape id="图片 1" o:spid="_x0000_i1025" type="#_x0000_t75" style="width:392.65pt;height:236.95pt;visibility:visible;mso-wrap-style:square">
            <v:imagedata r:id="rId27" o:title="2018-01-08 16-53-09屏幕截图"/>
          </v:shape>
        </w:pict>
      </w:r>
    </w:p>
    <w:p w:rsidR="00740470" w:rsidRDefault="00740470" w:rsidP="00740470">
      <w:pPr>
        <w:spacing w:afterLines="50" w:after="120"/>
        <w:ind w:firstLine="480"/>
        <w:jc w:val="center"/>
      </w:pPr>
      <w:r>
        <w:rPr>
          <w:rFonts w:hint="eastAsia"/>
        </w:rPr>
        <w:t>图</w:t>
      </w:r>
      <w:r>
        <w:rPr>
          <w:rFonts w:hint="eastAsia"/>
        </w:rPr>
        <w:t xml:space="preserve">1-1 </w:t>
      </w:r>
      <w:r>
        <w:rPr>
          <w:rFonts w:hint="eastAsia"/>
        </w:rPr>
        <w:t>心血管疾病在农村、城市的发病率</w:t>
      </w:r>
    </w:p>
    <w:p w:rsidR="00740470" w:rsidRDefault="00740470" w:rsidP="00740470">
      <w:pPr>
        <w:ind w:firstLine="480"/>
      </w:pPr>
      <w:r>
        <w:rPr>
          <w:rFonts w:hint="eastAsia"/>
        </w:rPr>
        <w:t>通过疾病预测评估过早干预用户可能患有的疾病，提高患者生存率一直是医学领域的研究热点</w:t>
      </w:r>
      <w:del w:id="133" w:author="weihy2018" w:date="2018-04-19T08:53:00Z">
        <w:r w:rsidDel="005F6288">
          <w:rPr>
            <w:rFonts w:hint="eastAsia"/>
          </w:rPr>
          <w:delText>，</w:delText>
        </w:r>
      </w:del>
      <w:ins w:id="134" w:author="weihy2018" w:date="2018-04-19T08:53:00Z">
        <w:r w:rsidR="005F6288">
          <w:rPr>
            <w:rFonts w:hint="eastAsia"/>
          </w:rPr>
          <w:t>。</w:t>
        </w:r>
      </w:ins>
      <w:r>
        <w:rPr>
          <w:rFonts w:hint="eastAsia"/>
        </w:rPr>
        <w:t>以前人们利用人口统计学、医疗条件、生活常规等基本信息来计算发</w:t>
      </w:r>
      <w:del w:id="135" w:author="weihy2018" w:date="2018-04-19T08:53:00Z">
        <w:r w:rsidDel="005F6288">
          <w:rPr>
            <w:rFonts w:hint="eastAsia"/>
          </w:rPr>
          <w:delText>展</w:delText>
        </w:r>
      </w:del>
      <w:ins w:id="136" w:author="weihy2018" w:date="2018-04-19T08:53:00Z">
        <w:r w:rsidR="005F6288">
          <w:rPr>
            <w:rFonts w:hint="eastAsia"/>
          </w:rPr>
          <w:t>现</w:t>
        </w:r>
      </w:ins>
      <w:r>
        <w:rPr>
          <w:rFonts w:hint="eastAsia"/>
        </w:rPr>
        <w:t>某种疾病的可能性，这种计算是使用基于方程的数学方法和工具完成的，一般涉及到的很少的变量和数据</w:t>
      </w:r>
      <w:r w:rsidRPr="00740470">
        <w:rPr>
          <w:rFonts w:hint="eastAsia"/>
          <w:vertAlign w:val="superscript"/>
        </w:rPr>
        <w:t>[32]</w:t>
      </w:r>
      <w:r>
        <w:rPr>
          <w:rFonts w:hint="eastAsia"/>
        </w:rPr>
        <w:t>。随着机器学习、大数据技术的快速崛起，不仅能够处理大量医学数据而且可处理大规模的变量，充分挖掘了医学数据潜在的规律，提高疾病预测的准确性。</w:t>
      </w:r>
    </w:p>
    <w:p w:rsidR="00740470" w:rsidRDefault="00740470" w:rsidP="00740470">
      <w:pPr>
        <w:ind w:firstLine="480"/>
      </w:pPr>
      <w:r>
        <w:rPr>
          <w:rFonts w:hint="eastAsia"/>
        </w:rPr>
        <w:lastRenderedPageBreak/>
        <w:t>监督学习作为机器学习领域中最多研究、应用最广泛的方法之一，通过己有的训练数据样本学习一个模型，使该模型对任意输入的待预测样本，都能得到一个好的预测输出结果。传统的单标签分类算法是把研究对象当作具有明确、单一的语义，对象被标注</w:t>
      </w:r>
      <w:ins w:id="137" w:author="weihy2018" w:date="2018-04-19T08:54:00Z">
        <w:r w:rsidR="000822FC">
          <w:rPr>
            <w:rFonts w:hint="eastAsia"/>
          </w:rPr>
          <w:t>为</w:t>
        </w:r>
      </w:ins>
      <w:r>
        <w:rPr>
          <w:rFonts w:hint="eastAsia"/>
        </w:rPr>
        <w:t>唯一的类别标签</w:t>
      </w:r>
      <w:r>
        <w:rPr>
          <w:rFonts w:hint="eastAsia"/>
        </w:rPr>
        <w:t>,</w:t>
      </w:r>
      <w:r>
        <w:rPr>
          <w:rFonts w:hint="eastAsia"/>
        </w:rPr>
        <w:t>已经取得了巨大的研究成果。由于现实世界的很多对象往往具有多义性和模糊性，并不具有唯一的语义，例如一张风景图片包含了海洋、沙滩、人三大类标签</w:t>
      </w:r>
      <w:del w:id="138" w:author="weihy2018" w:date="2018-04-19T08:55:00Z">
        <w:r w:rsidDel="000822FC">
          <w:rPr>
            <w:rFonts w:hint="eastAsia"/>
          </w:rPr>
          <w:delText>，</w:delText>
        </w:r>
      </w:del>
      <w:ins w:id="139" w:author="weihy2018" w:date="2018-04-19T08:55:00Z">
        <w:r w:rsidR="000822FC">
          <w:rPr>
            <w:rFonts w:hint="eastAsia"/>
          </w:rPr>
          <w:t>。</w:t>
        </w:r>
      </w:ins>
      <w:r>
        <w:rPr>
          <w:rFonts w:hint="eastAsia"/>
        </w:rPr>
        <w:t>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学习中</w:t>
      </w:r>
      <w:r w:rsidRPr="000822FC">
        <w:rPr>
          <w:rFonts w:hint="eastAsia"/>
          <w:highlight w:val="yellow"/>
          <w:rPrChange w:id="140" w:author="weihy2018" w:date="2018-04-19T08:57:00Z">
            <w:rPr>
              <w:rFonts w:hint="eastAsia"/>
            </w:rPr>
          </w:rPrChange>
        </w:rPr>
        <w:t>每个对象由一个样本描述</w:t>
      </w:r>
      <w:r>
        <w:rPr>
          <w:rFonts w:hint="eastAsia"/>
        </w:rPr>
        <w:t>，</w:t>
      </w:r>
      <w:r w:rsidRPr="000822FC">
        <w:rPr>
          <w:rFonts w:hint="eastAsia"/>
          <w:highlight w:val="yellow"/>
          <w:rPrChange w:id="141" w:author="weihy2018" w:date="2018-04-19T08:57:00Z">
            <w:rPr>
              <w:rFonts w:hint="eastAsia"/>
            </w:rPr>
          </w:rPrChange>
        </w:rPr>
        <w:t>该样本具有多个而不是唯一的类别标记</w:t>
      </w:r>
      <w:r>
        <w:rPr>
          <w:rFonts w:hint="eastAsia"/>
        </w:rPr>
        <w:t>，学习的目标是将所有合适的类别标记赋予未知样本。多标签学习广泛应用于图像标注、生物医学、文本分类等众多领域，不同的领域对多标签学习有不同的要求。</w:t>
      </w:r>
    </w:p>
    <w:p w:rsidR="00740470" w:rsidRDefault="00740470" w:rsidP="00740470">
      <w:pPr>
        <w:ind w:firstLine="480"/>
      </w:pPr>
      <w:r>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问题最初提出的重要一部分原因就是医学领域数据挖掘的迫切需求。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病因其时间长、隐匿性强、难以完全治愈等问题，在早期不易察觉常被患者忽视，多种并发症导致患者病情越发严重，以至于影响后期治疗。因此在医学基础上利用多标签分类算法准确预测出患者早期可能存在的多种疾病，以达到早治疗早康复的目的。由于疾病间的复杂性，多标签分类技术在医学领域的应用依然存在很大挑战。</w:t>
      </w:r>
    </w:p>
    <w:p w:rsidR="009F7D82" w:rsidRDefault="009F7D82" w:rsidP="009F7D82">
      <w:pPr>
        <w:pStyle w:val="2"/>
        <w:ind w:left="443" w:hanging="465"/>
      </w:pPr>
      <w:bookmarkStart w:id="142" w:name="_Toc511730062"/>
      <w:bookmarkStart w:id="143" w:name="_Toc511756895"/>
      <w:r w:rsidRPr="009F7D82">
        <w:rPr>
          <w:rFonts w:hint="eastAsia"/>
        </w:rPr>
        <w:t>国内外研究现状</w:t>
      </w:r>
      <w:bookmarkEnd w:id="142"/>
      <w:bookmarkEnd w:id="143"/>
    </w:p>
    <w:p w:rsidR="00740470" w:rsidRDefault="009F7D82" w:rsidP="009F7D82">
      <w:pPr>
        <w:pStyle w:val="3"/>
        <w:ind w:left="1101" w:firstLineChars="0" w:hanging="635"/>
      </w:pPr>
      <w:bookmarkStart w:id="144" w:name="_Toc511730063"/>
      <w:bookmarkStart w:id="145" w:name="_Toc511756896"/>
      <w:r w:rsidRPr="009F7D82">
        <w:rPr>
          <w:rFonts w:hint="eastAsia"/>
        </w:rPr>
        <w:t>机器学习在生物医学领域的发展现状</w:t>
      </w:r>
      <w:bookmarkEnd w:id="144"/>
      <w:bookmarkEnd w:id="145"/>
    </w:p>
    <w:p w:rsidR="009F7D82" w:rsidRDefault="009F7D82" w:rsidP="009F7D82">
      <w:pPr>
        <w:ind w:firstLine="480"/>
      </w:pPr>
      <w:r>
        <w:rPr>
          <w:rFonts w:hint="eastAsia"/>
        </w:rPr>
        <w:t>随着医疗大数据的出现，在计算机辅助医疗诊断技术的发展中，利用机器学习、数据挖掘方法与疾病相关的特征值来预测疾病变得越来越重要。例如</w:t>
      </w:r>
      <w:r>
        <w:rPr>
          <w:rFonts w:hint="eastAsia"/>
        </w:rPr>
        <w:t xml:space="preserve">Pena-Reyes </w:t>
      </w:r>
      <w:r>
        <w:rPr>
          <w:rFonts w:hint="eastAsia"/>
        </w:rPr>
        <w:t>和</w:t>
      </w:r>
      <w:r>
        <w:rPr>
          <w:rFonts w:hint="eastAsia"/>
        </w:rPr>
        <w:t xml:space="preserve"> Sipper </w:t>
      </w:r>
      <w:r>
        <w:rPr>
          <w:rFonts w:hint="eastAsia"/>
        </w:rPr>
        <w:t>等人利用模糊遗传算法预测乳腺癌，计算出超过</w:t>
      </w:r>
      <w:r>
        <w:rPr>
          <w:rFonts w:hint="eastAsia"/>
        </w:rPr>
        <w:t xml:space="preserve"> 96%</w:t>
      </w:r>
      <w:r>
        <w:rPr>
          <w:rFonts w:hint="eastAsia"/>
        </w:rPr>
        <w:t>的准确率，</w:t>
      </w:r>
      <w:r>
        <w:rPr>
          <w:rFonts w:hint="eastAsia"/>
        </w:rPr>
        <w:t xml:space="preserve">Wang </w:t>
      </w:r>
      <w:r>
        <w:rPr>
          <w:rFonts w:hint="eastAsia"/>
        </w:rPr>
        <w:t>等人利用人工神经网络模型和基于多层感知器来辨别口腔癌和口腔黏膜纤维瘤，得到了非常好的效果，</w:t>
      </w:r>
      <w:r>
        <w:rPr>
          <w:rFonts w:hint="eastAsia"/>
        </w:rPr>
        <w:t xml:space="preserve">Al-Ammar Barnes </w:t>
      </w:r>
      <w:r>
        <w:rPr>
          <w:rFonts w:hint="eastAsia"/>
        </w:rPr>
        <w:t>利用有监督的聚类算法来预测癌症。</w:t>
      </w:r>
      <w:commentRangeStart w:id="146"/>
      <w:r>
        <w:rPr>
          <w:rFonts w:hint="eastAsia"/>
        </w:rPr>
        <w:t>[2]</w:t>
      </w:r>
      <w:commentRangeEnd w:id="146"/>
      <w:r w:rsidR="000822FC">
        <w:rPr>
          <w:rStyle w:val="af8"/>
        </w:rPr>
        <w:commentReference w:id="146"/>
      </w:r>
      <w:r>
        <w:rPr>
          <w:rFonts w:hint="eastAsia"/>
        </w:rPr>
        <w:t>S Wan</w:t>
      </w:r>
      <w:r>
        <w:rPr>
          <w:rFonts w:hint="eastAsia"/>
        </w:rPr>
        <w:t>和</w:t>
      </w:r>
      <w:r>
        <w:rPr>
          <w:rFonts w:hint="eastAsia"/>
        </w:rPr>
        <w:t>MW Mak</w:t>
      </w:r>
      <w:r>
        <w:rPr>
          <w:rFonts w:hint="eastAsia"/>
        </w:rPr>
        <w:t>等人利用多标签算法解决蛋白质亚细胞水平上预测叶绿体蛋白的定位问题。</w:t>
      </w:r>
      <w:r>
        <w:rPr>
          <w:rFonts w:hint="eastAsia"/>
        </w:rPr>
        <w:t>[3]D Zufferey</w:t>
      </w:r>
      <w:r>
        <w:rPr>
          <w:rFonts w:hint="eastAsia"/>
        </w:rPr>
        <w:t>等人在已有的临床慢病数据上使用比较多种多标签分类算法来解决慢病预测问题。</w:t>
      </w:r>
      <w:r>
        <w:rPr>
          <w:rFonts w:hint="eastAsia"/>
        </w:rPr>
        <w:t>[4]W Zhang ,F Liu</w:t>
      </w:r>
      <w:r>
        <w:rPr>
          <w:rFonts w:hint="eastAsia"/>
        </w:rPr>
        <w:t>提出以</w:t>
      </w:r>
      <w:r>
        <w:rPr>
          <w:rFonts w:hint="eastAsia"/>
        </w:rPr>
        <w:t>ML-KNN</w:t>
      </w:r>
      <w:r>
        <w:rPr>
          <w:rFonts w:hint="eastAsia"/>
        </w:rPr>
        <w:t>为基础的新多标签分类算法解决药物副作用预测，取得了有效成果。医疗数据包括纯数据、信号、图像、文字等多种模式</w:t>
      </w:r>
      <w:r>
        <w:rPr>
          <w:rFonts w:hint="eastAsia"/>
        </w:rPr>
        <w:t>,</w:t>
      </w:r>
      <w:r>
        <w:rPr>
          <w:rFonts w:hint="eastAsia"/>
        </w:rPr>
        <w:t>其属性</w:t>
      </w:r>
      <w:r>
        <w:rPr>
          <w:rFonts w:hint="eastAsia"/>
        </w:rPr>
        <w:lastRenderedPageBreak/>
        <w:t>类型包括分类型、数值型或二者混合</w:t>
      </w:r>
      <w:r>
        <w:rPr>
          <w:rFonts w:hint="eastAsia"/>
        </w:rPr>
        <w:t>,</w:t>
      </w:r>
      <w:r>
        <w:rPr>
          <w:rFonts w:hint="eastAsia"/>
        </w:rPr>
        <w:t>数据中可能还包含了大量无用信息，因此</w:t>
      </w:r>
      <w:r>
        <w:rPr>
          <w:rFonts w:hint="eastAsia"/>
        </w:rPr>
        <w:t>,</w:t>
      </w:r>
      <w:r>
        <w:rPr>
          <w:rFonts w:hint="eastAsia"/>
        </w:rPr>
        <w:t>对医疗数据的降噪、剃选等预处理过程会比较复杂</w:t>
      </w:r>
      <w:r>
        <w:rPr>
          <w:rFonts w:hint="eastAsia"/>
        </w:rPr>
        <w:t>,</w:t>
      </w:r>
      <w:r>
        <w:rPr>
          <w:rFonts w:hint="eastAsia"/>
        </w:rPr>
        <w:t>挖掘过程交互性强</w:t>
      </w:r>
      <w:r>
        <w:rPr>
          <w:rFonts w:hint="eastAsia"/>
        </w:rPr>
        <w:t>,</w:t>
      </w:r>
      <w:r>
        <w:rPr>
          <w:rFonts w:hint="eastAsia"/>
        </w:rPr>
        <w:t>且可能需要反复多次。</w:t>
      </w:r>
    </w:p>
    <w:p w:rsidR="009F7D82" w:rsidRDefault="009F7D82" w:rsidP="009F7D82">
      <w:pPr>
        <w:ind w:firstLine="480"/>
      </w:pPr>
      <w:r>
        <w:rPr>
          <w:rFonts w:hint="eastAsia"/>
        </w:rPr>
        <w:t>总之</w:t>
      </w:r>
      <w:r>
        <w:rPr>
          <w:rFonts w:hint="eastAsia"/>
        </w:rPr>
        <w:t>,</w:t>
      </w:r>
      <w:r>
        <w:rPr>
          <w:rFonts w:hint="eastAsia"/>
        </w:rPr>
        <w:t>在医疗领域</w:t>
      </w:r>
      <w:r>
        <w:rPr>
          <w:rFonts w:hint="eastAsia"/>
        </w:rPr>
        <w:t>,</w:t>
      </w:r>
      <w:r>
        <w:rPr>
          <w:rFonts w:hint="eastAsia"/>
        </w:rPr>
        <w:t>多种数据挖掘算法都有了很好的应用</w:t>
      </w:r>
      <w:r>
        <w:rPr>
          <w:rFonts w:hint="eastAsia"/>
        </w:rPr>
        <w:t>,</w:t>
      </w:r>
      <w:r>
        <w:rPr>
          <w:rFonts w:hint="eastAsia"/>
        </w:rPr>
        <w:t>针对特定疾病问题</w:t>
      </w:r>
      <w:r>
        <w:rPr>
          <w:rFonts w:hint="eastAsia"/>
        </w:rPr>
        <w:t>,</w:t>
      </w:r>
      <w:r>
        <w:rPr>
          <w:rFonts w:hint="eastAsia"/>
        </w:rPr>
        <w:t>选择合适的挖掘方法</w:t>
      </w:r>
      <w:r>
        <w:rPr>
          <w:rFonts w:hint="eastAsia"/>
        </w:rPr>
        <w:t>,</w:t>
      </w:r>
      <w:r>
        <w:rPr>
          <w:rFonts w:hint="eastAsia"/>
        </w:rPr>
        <w:t>才能真正挖掘出符合临床实际的、有价值的知识。</w:t>
      </w:r>
    </w:p>
    <w:p w:rsidR="009F7D82" w:rsidRDefault="009F7D82" w:rsidP="009F7D82">
      <w:pPr>
        <w:pStyle w:val="3"/>
        <w:ind w:left="1101" w:firstLineChars="0" w:hanging="635"/>
      </w:pPr>
      <w:bookmarkStart w:id="147" w:name="_Toc511730064"/>
      <w:bookmarkStart w:id="148" w:name="_Toc511756897"/>
      <w:r w:rsidRPr="009F7D82">
        <w:rPr>
          <w:rFonts w:hint="eastAsia"/>
        </w:rPr>
        <w:t>多标签学习的研究现状</w:t>
      </w:r>
      <w:bookmarkEnd w:id="147"/>
      <w:bookmarkEnd w:id="148"/>
    </w:p>
    <w:p w:rsidR="009F7D82" w:rsidRDefault="009F7D82" w:rsidP="009F7D82">
      <w:pPr>
        <w:ind w:firstLineChars="0" w:firstLine="480"/>
      </w:pPr>
      <w:r w:rsidRPr="009F7D82">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9F7D82">
        <w:rPr>
          <w:rFonts w:hint="eastAsia"/>
        </w:rPr>
        <w:t>[5]</w:t>
      </w:r>
      <w:r w:rsidRPr="009F7D82">
        <w:rPr>
          <w:rFonts w:hint="eastAsia"/>
        </w:rPr>
        <w:t>，总体上来说，多标签分类算法是单标签分类算法的扩展，主要分为</w:t>
      </w:r>
      <w:r w:rsidRPr="009F7D82">
        <w:rPr>
          <w:rFonts w:hint="eastAsia"/>
        </w:rPr>
        <w:t>PT</w:t>
      </w:r>
      <w:r w:rsidRPr="009F7D82">
        <w:rPr>
          <w:rFonts w:hint="eastAsia"/>
        </w:rPr>
        <w:t>（</w:t>
      </w:r>
      <w:r w:rsidRPr="009F7D82">
        <w:rPr>
          <w:rFonts w:hint="eastAsia"/>
        </w:rPr>
        <w:t>problem transformation</w:t>
      </w:r>
      <w:r w:rsidRPr="009F7D82">
        <w:rPr>
          <w:rFonts w:hint="eastAsia"/>
        </w:rPr>
        <w:t>）和</w:t>
      </w:r>
      <w:r w:rsidRPr="009F7D82">
        <w:rPr>
          <w:rFonts w:hint="eastAsia"/>
        </w:rPr>
        <w:t>AA</w:t>
      </w:r>
      <w:r w:rsidRPr="009F7D82">
        <w:rPr>
          <w:rFonts w:hint="eastAsia"/>
        </w:rPr>
        <w:t>（</w:t>
      </w:r>
      <w:r w:rsidRPr="009F7D82">
        <w:rPr>
          <w:rFonts w:hint="eastAsia"/>
        </w:rPr>
        <w:t>algorithm adaption</w:t>
      </w:r>
      <w:r w:rsidRPr="009F7D82">
        <w:rPr>
          <w:rFonts w:hint="eastAsia"/>
        </w:rPr>
        <w:t>）。</w:t>
      </w:r>
    </w:p>
    <w:p w:rsidR="009F7D82" w:rsidRDefault="009F7D82" w:rsidP="009F7D82">
      <w:pPr>
        <w:numPr>
          <w:ilvl w:val="0"/>
          <w:numId w:val="7"/>
        </w:numPr>
        <w:ind w:firstLineChars="0"/>
      </w:pPr>
      <w:r>
        <w:rPr>
          <w:rFonts w:hint="eastAsia"/>
        </w:rPr>
        <w:t>PT</w:t>
      </w:r>
      <w:r>
        <w:rPr>
          <w:rFonts w:hint="eastAsia"/>
        </w:rPr>
        <w:t>方法通过将多标签问题转换为一个个单标签分类问题进行处理，常见的有</w:t>
      </w:r>
      <w:r>
        <w:rPr>
          <w:rFonts w:hint="eastAsia"/>
        </w:rPr>
        <w:t>[6]BR(binary relevance</w:t>
      </w:r>
      <w:r>
        <w:rPr>
          <w:rFonts w:hint="eastAsia"/>
        </w:rPr>
        <w:t>）</w:t>
      </w:r>
      <w:r>
        <w:rPr>
          <w:rFonts w:hint="eastAsia"/>
        </w:rPr>
        <w:t>Binary</w:t>
      </w:r>
      <w:r>
        <w:rPr>
          <w:rFonts w:hint="eastAsia"/>
        </w:rPr>
        <w:t>、</w:t>
      </w:r>
      <w:r>
        <w:rPr>
          <w:rFonts w:hint="eastAsia"/>
        </w:rPr>
        <w:t>[7]Classifier Chains (CC)</w:t>
      </w:r>
      <w:r>
        <w:rPr>
          <w:rFonts w:hint="eastAsia"/>
        </w:rPr>
        <w:t>、</w:t>
      </w:r>
      <w:r>
        <w:rPr>
          <w:rFonts w:hint="eastAsia"/>
        </w:rPr>
        <w:t xml:space="preserve"> [8]Label Powerset ( LP)</w:t>
      </w:r>
      <w:r>
        <w:rPr>
          <w:rFonts w:hint="eastAsia"/>
        </w:rPr>
        <w:t>、</w:t>
      </w:r>
      <w:r>
        <w:rPr>
          <w:rFonts w:hint="eastAsia"/>
        </w:rPr>
        <w:t>[9]Hierarchy Of Multi-label learners(HOMER)</w:t>
      </w:r>
      <w:r>
        <w:rPr>
          <w:rFonts w:hint="eastAsia"/>
        </w:rPr>
        <w:t>、</w:t>
      </w:r>
      <w:r>
        <w:rPr>
          <w:rFonts w:hint="eastAsia"/>
        </w:rPr>
        <w:t xml:space="preserve"> [10]Random k-labelsets ( RAkEL)</w:t>
      </w:r>
      <w:r>
        <w:rPr>
          <w:rFonts w:hint="eastAsia"/>
        </w:rPr>
        <w:t>。</w:t>
      </w:r>
      <w:r>
        <w:rPr>
          <w:rFonts w:hint="eastAsia"/>
        </w:rPr>
        <w:t>BR</w:t>
      </w:r>
      <w:r>
        <w:rPr>
          <w:rFonts w:hint="eastAsia"/>
        </w:rPr>
        <w:t>算法为每一个标签训练一个的二元分类器，测试时，依次使用每个二元分类器判断测试对象是否属于对应标签。该算法简单直接，但是未考虑标签之间的相关关系。</w:t>
      </w:r>
      <w:r>
        <w:rPr>
          <w:rFonts w:hint="eastAsia"/>
        </w:rPr>
        <w:t>LabelPowerset(LP)</w:t>
      </w:r>
      <w:r>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Pr>
          <w:rFonts w:hint="eastAsia"/>
        </w:rPr>
        <w:t>RAkLE</w:t>
      </w:r>
      <w:r>
        <w:rPr>
          <w:rFonts w:hint="eastAsia"/>
        </w:rPr>
        <w:t>（</w:t>
      </w:r>
      <w:r>
        <w:rPr>
          <w:rFonts w:hint="eastAsia"/>
        </w:rPr>
        <w:t>random k-labelset</w:t>
      </w:r>
      <w:r>
        <w:rPr>
          <w:rFonts w:hint="eastAsia"/>
        </w:rPr>
        <w:t>）算法解决</w:t>
      </w:r>
      <w:r>
        <w:rPr>
          <w:rFonts w:hint="eastAsia"/>
        </w:rPr>
        <w:t>LP</w:t>
      </w:r>
      <w:r>
        <w:rPr>
          <w:rFonts w:hint="eastAsia"/>
        </w:rPr>
        <w:t>算法中标签集数量过多的问题，该算法对标签随机分组，以组为限统计标签集，从而大大减少了标签集的数量</w:t>
      </w:r>
    </w:p>
    <w:p w:rsidR="009F7D82" w:rsidRDefault="009F7D82" w:rsidP="009F7D82">
      <w:pPr>
        <w:numPr>
          <w:ilvl w:val="0"/>
          <w:numId w:val="7"/>
        </w:numPr>
        <w:ind w:firstLineChars="0"/>
      </w:pPr>
      <w:r>
        <w:rPr>
          <w:rFonts w:hint="eastAsia"/>
        </w:rPr>
        <w:t>AA</w:t>
      </w:r>
      <w:r>
        <w:rPr>
          <w:rFonts w:hint="eastAsia"/>
        </w:rPr>
        <w:t>方法则是扩展已有的单标签分类算法使其能够处理多标签问题。基于单标签分类算法</w:t>
      </w:r>
      <w:r>
        <w:rPr>
          <w:rFonts w:hint="eastAsia"/>
        </w:rPr>
        <w:t>[11]AdaBoost.MI,Schapire</w:t>
      </w:r>
      <w:r>
        <w:rPr>
          <w:rFonts w:hint="eastAsia"/>
        </w:rPr>
        <w:t>等人提出了解决多标签分类问题的</w:t>
      </w:r>
      <w:r>
        <w:rPr>
          <w:rFonts w:hint="eastAsia"/>
        </w:rPr>
        <w:t>[12]AdaBoost.MH</w:t>
      </w:r>
      <w:r>
        <w:rPr>
          <w:rFonts w:hint="eastAsia"/>
        </w:rPr>
        <w:t>算法，该算法使用每个多标签训练数据生成ｑ</w:t>
      </w:r>
      <w:r>
        <w:rPr>
          <w:rFonts w:hint="eastAsia"/>
        </w:rPr>
        <w:t>(</w:t>
      </w:r>
      <w:r>
        <w:rPr>
          <w:rFonts w:hint="eastAsia"/>
        </w:rPr>
        <w:t>标签数量</w:t>
      </w:r>
      <w:r>
        <w:rPr>
          <w:rFonts w:hint="eastAsia"/>
        </w:rPr>
        <w:t>)</w:t>
      </w:r>
      <w:r>
        <w:rPr>
          <w:rFonts w:hint="eastAsia"/>
        </w:rPr>
        <w:t>个新的单标签训练数据，该算法的主要缺点是增加了训练数据的数量，加重了训练开销。</w:t>
      </w:r>
      <w:r>
        <w:rPr>
          <w:rFonts w:hint="eastAsia"/>
        </w:rPr>
        <w:t>[13]MLkNN</w:t>
      </w:r>
      <w:r>
        <w:rPr>
          <w:rFonts w:hint="eastAsia"/>
        </w:rPr>
        <w:t>通过改进</w:t>
      </w:r>
      <w:r>
        <w:rPr>
          <w:rFonts w:hint="eastAsia"/>
        </w:rPr>
        <w:t>knn</w:t>
      </w:r>
      <w:r>
        <w:rPr>
          <w:rFonts w:hint="eastAsia"/>
        </w:rPr>
        <w:t>算法，通过统计方法得出每个标签的先验概率，当输入一个未分类数据，对标签集合中的每个标签，分别计算该未分类数据具有该标签的概率，来预测该样本是否属于该标签。此外还有改进</w:t>
      </w:r>
      <w:r>
        <w:rPr>
          <w:rFonts w:hint="eastAsia"/>
        </w:rPr>
        <w:t>[14]C4.5</w:t>
      </w:r>
      <w:r>
        <w:rPr>
          <w:rFonts w:hint="eastAsia"/>
        </w:rPr>
        <w:t>算法的多标签决策树，基于支持向量机</w:t>
      </w:r>
      <w:r>
        <w:rPr>
          <w:rFonts w:hint="eastAsia"/>
        </w:rPr>
        <w:t>[15]</w:t>
      </w:r>
      <w:r>
        <w:rPr>
          <w:rFonts w:hint="eastAsia"/>
        </w:rPr>
        <w:t>（</w:t>
      </w:r>
      <w:r>
        <w:rPr>
          <w:rFonts w:hint="eastAsia"/>
        </w:rPr>
        <w:t>support  vector  machines,  SVMs</w:t>
      </w:r>
      <w:r>
        <w:rPr>
          <w:rFonts w:hint="eastAsia"/>
        </w:rPr>
        <w:t>）和神经网络的改进算法等等。</w:t>
      </w:r>
    </w:p>
    <w:p w:rsidR="009F7D82" w:rsidRDefault="009F7D82" w:rsidP="009F7D82">
      <w:pPr>
        <w:ind w:firstLineChars="0" w:firstLine="480"/>
      </w:pPr>
      <w:r>
        <w:rPr>
          <w:rFonts w:hint="eastAsia"/>
        </w:rPr>
        <w:t>多标签学习识别一种事物具有的多种特性更加切合现实世界，因此在图像、生物、文本等多领域得到了重视，例如</w:t>
      </w:r>
      <w:r>
        <w:rPr>
          <w:rFonts w:hint="eastAsia"/>
        </w:rPr>
        <w:t>Zincir-Heywood</w:t>
      </w:r>
      <w:r>
        <w:rPr>
          <w:rFonts w:hint="eastAsia"/>
        </w:rPr>
        <w:t>等人进行蛋白质功能分类，</w:t>
      </w:r>
      <w:r>
        <w:rPr>
          <w:rFonts w:hint="eastAsia"/>
        </w:rPr>
        <w:t>Li &amp; Ogihara</w:t>
      </w:r>
      <w:r>
        <w:rPr>
          <w:rFonts w:hint="eastAsia"/>
        </w:rPr>
        <w:t>利用多标签算法分类音乐类别，</w:t>
      </w:r>
      <w:r>
        <w:rPr>
          <w:rFonts w:hint="eastAsia"/>
        </w:rPr>
        <w:t xml:space="preserve">Boutell </w:t>
      </w:r>
      <w:r>
        <w:rPr>
          <w:rFonts w:hint="eastAsia"/>
        </w:rPr>
        <w:t>则用于情感语义识别</w:t>
      </w:r>
      <w:r>
        <w:rPr>
          <w:rFonts w:hint="eastAsia"/>
        </w:rPr>
        <w:t>[1]</w:t>
      </w:r>
      <w:r>
        <w:rPr>
          <w:rFonts w:hint="eastAsia"/>
        </w:rPr>
        <w:t>，多标签学习已经成为机器学习中重要分支。</w:t>
      </w:r>
    </w:p>
    <w:p w:rsidR="009F7D82" w:rsidRDefault="009F7D82" w:rsidP="009F7D82">
      <w:pPr>
        <w:pStyle w:val="2"/>
        <w:ind w:left="443" w:hanging="465"/>
      </w:pPr>
      <w:bookmarkStart w:id="149" w:name="_Toc511730065"/>
      <w:bookmarkStart w:id="150" w:name="_Toc511756898"/>
      <w:r w:rsidRPr="009F7D82">
        <w:rPr>
          <w:rFonts w:hint="eastAsia"/>
        </w:rPr>
        <w:t>论文主要研究内容</w:t>
      </w:r>
      <w:bookmarkEnd w:id="149"/>
      <w:bookmarkEnd w:id="150"/>
    </w:p>
    <w:p w:rsidR="009F7D82" w:rsidRDefault="009F7D82" w:rsidP="009F7D82">
      <w:pPr>
        <w:ind w:firstLine="480"/>
        <w:rPr>
          <w:ins w:id="151" w:author="weihy2018" w:date="2018-04-19T09:16:00Z"/>
        </w:rPr>
      </w:pPr>
      <w:r>
        <w:rPr>
          <w:rFonts w:hint="eastAsia"/>
        </w:rPr>
        <w:t>本文基于各医院、诊所等医疗机构的门诊病历数据，采用多标签分类算法建立心血管疾病预测模型，为获得可靠且符合实际意义的预测效果，主要研究工作包含以下</w:t>
      </w:r>
      <w:r>
        <w:rPr>
          <w:rFonts w:hint="eastAsia"/>
        </w:rPr>
        <w:lastRenderedPageBreak/>
        <w:t>几个方面：</w:t>
      </w:r>
    </w:p>
    <w:p w:rsidR="00B51350" w:rsidRDefault="00B51350" w:rsidP="009F7D82">
      <w:pPr>
        <w:ind w:firstLine="480"/>
        <w:rPr>
          <w:ins w:id="152" w:author="weihy2018" w:date="2018-04-19T09:16:00Z"/>
        </w:rPr>
      </w:pPr>
    </w:p>
    <w:p w:rsidR="00B51350" w:rsidRDefault="00B51350">
      <w:pPr>
        <w:numPr>
          <w:ilvl w:val="0"/>
          <w:numId w:val="10"/>
        </w:numPr>
        <w:ind w:firstLineChars="0"/>
        <w:rPr>
          <w:ins w:id="153" w:author="weihy2018" w:date="2018-04-19T09:16:00Z"/>
        </w:rPr>
        <w:pPrChange w:id="154" w:author="weihy2018" w:date="2018-04-19T09:16:00Z">
          <w:pPr>
            <w:ind w:firstLine="480"/>
          </w:pPr>
        </w:pPrChange>
      </w:pPr>
      <w:ins w:id="155" w:author="weihy2018" w:date="2018-04-19T09:16:00Z">
        <w:r w:rsidRPr="00543AD9">
          <w:rPr>
            <w:rFonts w:hint="eastAsia"/>
          </w:rPr>
          <w:t>对心血管疾病</w:t>
        </w:r>
      </w:ins>
      <w:ins w:id="156" w:author="weihy2018" w:date="2018-04-19T09:17:00Z">
        <w:r>
          <w:rPr>
            <w:rFonts w:hint="eastAsia"/>
          </w:rPr>
          <w:t>预测模型建立前的</w:t>
        </w:r>
      </w:ins>
      <w:ins w:id="157" w:author="weihy2018" w:date="2018-04-19T09:20:00Z">
        <w:r w:rsidRPr="00B51350">
          <w:rPr>
            <w:rFonts w:hint="eastAsia"/>
          </w:rPr>
          <w:t>患者医疗</w:t>
        </w:r>
      </w:ins>
      <w:ins w:id="158" w:author="weihy2018" w:date="2018-04-19T09:16:00Z">
        <w:r w:rsidRPr="00B51350">
          <w:rPr>
            <w:rFonts w:hint="eastAsia"/>
          </w:rPr>
          <w:t>数据</w:t>
        </w:r>
      </w:ins>
      <w:ins w:id="159" w:author="weihy2018" w:date="2018-04-19T09:22:00Z">
        <w:r w:rsidRPr="00B51350">
          <w:rPr>
            <w:rFonts w:hint="eastAsia"/>
          </w:rPr>
          <w:t>集</w:t>
        </w:r>
      </w:ins>
      <w:ins w:id="160" w:author="weihy2018" w:date="2018-04-19T09:20:00Z">
        <w:r>
          <w:rPr>
            <w:rFonts w:hint="eastAsia"/>
          </w:rPr>
          <w:t>的</w:t>
        </w:r>
      </w:ins>
      <w:ins w:id="161" w:author="weihy2018" w:date="2018-04-19T09:16:00Z">
        <w:r w:rsidRPr="00543AD9">
          <w:rPr>
            <w:rFonts w:hint="eastAsia"/>
          </w:rPr>
          <w:t>处理</w:t>
        </w:r>
      </w:ins>
      <w:ins w:id="162" w:author="weihy2018" w:date="2018-04-19T09:21:00Z">
        <w:r>
          <w:rPr>
            <w:rFonts w:hint="eastAsia"/>
          </w:rPr>
          <w:t>方法</w:t>
        </w:r>
      </w:ins>
      <w:ins w:id="163" w:author="weihy2018" w:date="2018-04-19T09:16:00Z">
        <w:r w:rsidRPr="00543AD9">
          <w:rPr>
            <w:rFonts w:hint="eastAsia"/>
          </w:rPr>
          <w:t>进行了详细</w:t>
        </w:r>
      </w:ins>
      <w:ins w:id="164" w:author="weihy2018" w:date="2018-04-19T09:18:00Z">
        <w:r>
          <w:rPr>
            <w:rFonts w:hint="eastAsia"/>
          </w:rPr>
          <w:t>设计</w:t>
        </w:r>
      </w:ins>
      <w:ins w:id="165" w:author="weihy2018" w:date="2018-04-19T09:21:00Z">
        <w:r>
          <w:rPr>
            <w:rFonts w:hint="eastAsia"/>
          </w:rPr>
          <w:t>和</w:t>
        </w:r>
      </w:ins>
      <w:ins w:id="166" w:author="weihy2018" w:date="2018-04-19T09:19:00Z">
        <w:r>
          <w:rPr>
            <w:rFonts w:hint="eastAsia"/>
          </w:rPr>
          <w:t>实现。</w:t>
        </w:r>
      </w:ins>
      <w:ins w:id="167" w:author="weihy2018" w:date="2018-04-19T09:22:00Z">
        <w:r>
          <w:rPr>
            <w:rFonts w:hint="eastAsia"/>
          </w:rPr>
          <w:t>包括</w:t>
        </w:r>
      </w:ins>
      <w:ins w:id="168" w:author="weihy2018" w:date="2018-04-19T09:16:00Z">
        <w:r w:rsidRPr="00543AD9">
          <w:rPr>
            <w:rFonts w:hint="eastAsia"/>
          </w:rPr>
          <w:t>数据集特性</w:t>
        </w:r>
      </w:ins>
      <w:ins w:id="169" w:author="weihy2018" w:date="2018-04-19T09:22:00Z">
        <w:r w:rsidRPr="00543AD9">
          <w:rPr>
            <w:rFonts w:hint="eastAsia"/>
          </w:rPr>
          <w:t>分析</w:t>
        </w:r>
      </w:ins>
      <w:ins w:id="170" w:author="weihy2018" w:date="2018-04-19T09:16:00Z">
        <w:r w:rsidRPr="00543AD9">
          <w:rPr>
            <w:rFonts w:hint="eastAsia"/>
          </w:rPr>
          <w:t>、</w:t>
        </w:r>
      </w:ins>
      <w:ins w:id="171" w:author="weihy2018" w:date="2018-04-19T09:22:00Z">
        <w:r w:rsidRPr="00543AD9">
          <w:rPr>
            <w:rFonts w:hint="eastAsia"/>
          </w:rPr>
          <w:t>研究对象</w:t>
        </w:r>
      </w:ins>
      <w:ins w:id="172" w:author="weihy2018" w:date="2018-04-19T09:16:00Z">
        <w:r w:rsidRPr="00543AD9">
          <w:rPr>
            <w:rFonts w:hint="eastAsia"/>
          </w:rPr>
          <w:t>选取</w:t>
        </w:r>
      </w:ins>
      <w:ins w:id="173" w:author="weihy2018" w:date="2018-04-19T09:22:00Z">
        <w:r>
          <w:rPr>
            <w:rFonts w:hint="eastAsia"/>
          </w:rPr>
          <w:t>、</w:t>
        </w:r>
      </w:ins>
      <w:ins w:id="174" w:author="weihy2018" w:date="2018-04-19T09:16:00Z">
        <w:r w:rsidRPr="00543AD9">
          <w:rPr>
            <w:rFonts w:hint="eastAsia"/>
          </w:rPr>
          <w:t>数据集清洗</w:t>
        </w:r>
      </w:ins>
      <w:ins w:id="175" w:author="weihy2018" w:date="2018-04-19T09:25:00Z">
        <w:r w:rsidR="00494133">
          <w:rPr>
            <w:rFonts w:hint="eastAsia"/>
          </w:rPr>
          <w:t>和</w:t>
        </w:r>
      </w:ins>
      <w:ins w:id="176" w:author="weihy2018" w:date="2018-04-19T09:16:00Z">
        <w:r w:rsidRPr="00543AD9">
          <w:rPr>
            <w:rFonts w:hint="eastAsia"/>
          </w:rPr>
          <w:t>数据特征降维</w:t>
        </w:r>
      </w:ins>
      <w:ins w:id="177" w:author="weihy2018" w:date="2018-04-19T09:25:00Z">
        <w:r w:rsidR="00494133">
          <w:rPr>
            <w:rFonts w:hint="eastAsia"/>
          </w:rPr>
          <w:t>。</w:t>
        </w:r>
      </w:ins>
      <w:ins w:id="178" w:author="weihy2018" w:date="2018-04-19T09:16:00Z">
        <w:r w:rsidRPr="00543AD9">
          <w:rPr>
            <w:rFonts w:hint="eastAsia"/>
          </w:rPr>
          <w:t>根据心血管疾病数据集的特性，利用</w:t>
        </w:r>
        <w:r w:rsidRPr="00543AD9">
          <w:rPr>
            <w:rFonts w:hint="eastAsia"/>
          </w:rPr>
          <w:t>spearman</w:t>
        </w:r>
        <w:r w:rsidRPr="00543AD9">
          <w:rPr>
            <w:rFonts w:hint="eastAsia"/>
          </w:rPr>
          <w:t>统计和逻辑回归算法进行了特征二次选择，获得</w:t>
        </w:r>
      </w:ins>
      <w:ins w:id="179" w:author="weihy2018" w:date="2018-04-19T09:26:00Z">
        <w:r w:rsidR="00494133">
          <w:rPr>
            <w:rFonts w:hint="eastAsia"/>
          </w:rPr>
          <w:t>了</w:t>
        </w:r>
      </w:ins>
      <w:ins w:id="180" w:author="weihy2018" w:date="2018-04-19T09:16:00Z">
        <w:r w:rsidRPr="00543AD9">
          <w:rPr>
            <w:rFonts w:hint="eastAsia"/>
          </w:rPr>
          <w:t>有效的影响因子。</w:t>
        </w:r>
      </w:ins>
    </w:p>
    <w:p w:rsidR="00282561" w:rsidRDefault="00282561" w:rsidP="00282561">
      <w:pPr>
        <w:numPr>
          <w:ilvl w:val="0"/>
          <w:numId w:val="10"/>
        </w:numPr>
        <w:ind w:firstLineChars="0"/>
        <w:rPr>
          <w:ins w:id="181" w:author="weihy2018" w:date="2018-04-19T09:41:00Z"/>
        </w:rPr>
      </w:pPr>
      <w:ins w:id="182" w:author="weihy2018" w:date="2018-04-19T09:27:00Z">
        <w:r>
          <w:rPr>
            <w:rFonts w:hint="eastAsia"/>
          </w:rPr>
          <w:t>针对</w:t>
        </w:r>
      </w:ins>
      <w:ins w:id="183" w:author="weihy2018" w:date="2018-04-19T09:33:00Z">
        <w:r w:rsidRPr="00B51350">
          <w:rPr>
            <w:rFonts w:hint="eastAsia"/>
          </w:rPr>
          <w:t>患者医疗数据</w:t>
        </w:r>
      </w:ins>
      <w:ins w:id="184" w:author="weihy2018" w:date="2018-04-19T09:37:00Z">
        <w:r w:rsidR="00A67D7A">
          <w:rPr>
            <w:rFonts w:hint="eastAsia"/>
          </w:rPr>
          <w:t>采样</w:t>
        </w:r>
      </w:ins>
      <w:ins w:id="185" w:author="weihy2018" w:date="2018-04-19T09:33:00Z">
        <w:r>
          <w:rPr>
            <w:rFonts w:hint="eastAsia"/>
          </w:rPr>
          <w:t>中</w:t>
        </w:r>
      </w:ins>
      <w:ins w:id="186" w:author="weihy2018" w:date="2018-04-19T09:38:00Z">
        <w:r w:rsidR="00A67D7A">
          <w:rPr>
            <w:rFonts w:hint="eastAsia"/>
          </w:rPr>
          <w:t>出现的</w:t>
        </w:r>
      </w:ins>
      <w:ins w:id="187" w:author="weihy2018" w:date="2018-04-19T09:26:00Z">
        <w:r>
          <w:rPr>
            <w:rFonts w:hint="eastAsia"/>
          </w:rPr>
          <w:t>多标签数据集不均衡性问题，</w:t>
        </w:r>
      </w:ins>
      <w:ins w:id="188" w:author="weihy2018" w:date="2018-04-19T09:28:00Z">
        <w:r>
          <w:rPr>
            <w:rFonts w:hint="eastAsia"/>
          </w:rPr>
          <w:t>分析</w:t>
        </w:r>
      </w:ins>
      <w:ins w:id="189" w:author="weihy2018" w:date="2018-04-19T09:26:00Z">
        <w:r>
          <w:rPr>
            <w:rFonts w:hint="eastAsia"/>
          </w:rPr>
          <w:t>了</w:t>
        </w:r>
      </w:ins>
      <w:ins w:id="190" w:author="weihy2018" w:date="2018-04-19T09:31:00Z">
        <w:r>
          <w:rPr>
            <w:rFonts w:hint="eastAsia"/>
          </w:rPr>
          <w:t>ML-RUS</w:t>
        </w:r>
        <w:r>
          <w:rPr>
            <w:rFonts w:hint="eastAsia"/>
          </w:rPr>
          <w:t>、</w:t>
        </w:r>
        <w:r>
          <w:rPr>
            <w:rFonts w:hint="eastAsia"/>
          </w:rPr>
          <w:t>ML-SMOTE</w:t>
        </w:r>
      </w:ins>
      <w:ins w:id="191" w:author="weihy2018" w:date="2018-04-19T09:34:00Z">
        <w:r w:rsidR="00A67D7A">
          <w:rPr>
            <w:rFonts w:hint="eastAsia"/>
          </w:rPr>
          <w:t>等</w:t>
        </w:r>
      </w:ins>
      <w:ins w:id="192" w:author="weihy2018" w:date="2018-04-19T09:39:00Z">
        <w:r w:rsidR="00A67D7A" w:rsidRPr="00C64C9D">
          <w:rPr>
            <w:rFonts w:hint="eastAsia"/>
          </w:rPr>
          <w:t>重采样</w:t>
        </w:r>
      </w:ins>
      <w:ins w:id="193" w:author="weihy2018" w:date="2018-04-19T09:34:00Z">
        <w:r w:rsidR="00A67D7A">
          <w:rPr>
            <w:rFonts w:hint="eastAsia"/>
          </w:rPr>
          <w:t>算法带来的大类样本采样过度造成的信息丢失而小类样本过采样造成的信息冗余</w:t>
        </w:r>
      </w:ins>
      <w:ins w:id="194" w:author="weihy2018" w:date="2018-04-19T09:31:00Z">
        <w:r>
          <w:rPr>
            <w:rFonts w:hint="eastAsia"/>
          </w:rPr>
          <w:t>等</w:t>
        </w:r>
      </w:ins>
      <w:ins w:id="195" w:author="weihy2018" w:date="2018-04-19T09:29:00Z">
        <w:r w:rsidRPr="00C64C9D">
          <w:rPr>
            <w:rFonts w:hint="eastAsia"/>
          </w:rPr>
          <w:t>不均衡问题</w:t>
        </w:r>
      </w:ins>
      <w:ins w:id="196" w:author="weihy2018" w:date="2018-04-19T09:40:00Z">
        <w:r w:rsidR="00A67D7A">
          <w:rPr>
            <w:rFonts w:hint="eastAsia"/>
          </w:rPr>
          <w:t>，</w:t>
        </w:r>
      </w:ins>
      <w:ins w:id="197" w:author="weihy2018" w:date="2018-04-19T09:32:00Z">
        <w:r>
          <w:rPr>
            <w:rFonts w:hint="eastAsia"/>
          </w:rPr>
          <w:t>提出了一种多标签双重自适应采样算法</w:t>
        </w:r>
        <w:r>
          <w:rPr>
            <w:rFonts w:hint="eastAsia"/>
          </w:rPr>
          <w:t>ML-DARS</w:t>
        </w:r>
        <w:r>
          <w:rPr>
            <w:rFonts w:hint="eastAsia"/>
          </w:rPr>
          <w:t>，并利用实际数据集进行了实验验证</w:t>
        </w:r>
      </w:ins>
      <w:ins w:id="198" w:author="weihy2018" w:date="2018-04-19T09:41:00Z">
        <w:r w:rsidR="00A67D7A">
          <w:rPr>
            <w:rFonts w:hint="eastAsia"/>
          </w:rPr>
          <w:t>与</w:t>
        </w:r>
      </w:ins>
      <w:ins w:id="199" w:author="weihy2018" w:date="2018-04-19T09:32:00Z">
        <w:r>
          <w:rPr>
            <w:rFonts w:hint="eastAsia"/>
          </w:rPr>
          <w:t>对比分析，证明了</w:t>
        </w:r>
        <w:r>
          <w:rPr>
            <w:rFonts w:hint="eastAsia"/>
          </w:rPr>
          <w:t>ML-DARS</w:t>
        </w:r>
        <w:r>
          <w:rPr>
            <w:rFonts w:hint="eastAsia"/>
          </w:rPr>
          <w:t>算法能够获得更为均衡的数据</w:t>
        </w:r>
      </w:ins>
      <w:ins w:id="200" w:author="weihy2018" w:date="2018-04-19T09:41:00Z">
        <w:r w:rsidR="00A67D7A">
          <w:rPr>
            <w:rFonts w:hint="eastAsia"/>
          </w:rPr>
          <w:t>？？？</w:t>
        </w:r>
      </w:ins>
      <w:ins w:id="201" w:author="weihy2018" w:date="2018-04-19T09:32:00Z">
        <w:r>
          <w:rPr>
            <w:rFonts w:hint="eastAsia"/>
          </w:rPr>
          <w:t>集。</w:t>
        </w:r>
      </w:ins>
    </w:p>
    <w:p w:rsidR="00A67D7A" w:rsidRDefault="00A67D7A" w:rsidP="00282561">
      <w:pPr>
        <w:numPr>
          <w:ilvl w:val="0"/>
          <w:numId w:val="10"/>
        </w:numPr>
        <w:ind w:firstLineChars="0"/>
        <w:rPr>
          <w:ins w:id="202" w:author="weihy2018" w:date="2018-04-19T09:32:00Z"/>
        </w:rPr>
      </w:pPr>
      <w:ins w:id="203" w:author="weihy2018" w:date="2018-04-19T09:42:00Z">
        <w:r w:rsidRPr="00EA15B3">
          <w:rPr>
            <w:rFonts w:hint="eastAsia"/>
          </w:rPr>
          <w:t>根据心血管疾病数据集的特性，采用基于混合策略的多标签学习框架，提出了</w:t>
        </w:r>
        <w:r w:rsidRPr="00EA15B3">
          <w:rPr>
            <w:rFonts w:hint="eastAsia"/>
          </w:rPr>
          <w:t>ML-KNN</w:t>
        </w:r>
        <w:r w:rsidRPr="00EA15B3">
          <w:rPr>
            <w:rFonts w:hint="eastAsia"/>
          </w:rPr>
          <w:t>算法和</w:t>
        </w:r>
        <w:r w:rsidRPr="00EA15B3">
          <w:rPr>
            <w:rFonts w:hint="eastAsia"/>
          </w:rPr>
          <w:t>RAKEL</w:t>
        </w:r>
        <w:r w:rsidRPr="00EA15B3">
          <w:rPr>
            <w:rFonts w:hint="eastAsia"/>
          </w:rPr>
          <w:t>算法相结合的多标签分类框架，建立</w:t>
        </w:r>
        <w:r>
          <w:rPr>
            <w:rFonts w:hint="eastAsia"/>
          </w:rPr>
          <w:t>了</w:t>
        </w:r>
        <w:r w:rsidRPr="00EA15B3">
          <w:rPr>
            <w:rFonts w:hint="eastAsia"/>
          </w:rPr>
          <w:t>心血管疾病预测模型</w:t>
        </w:r>
      </w:ins>
      <w:ins w:id="204" w:author="weihy2018" w:date="2018-04-19T09:43:00Z">
        <w:r>
          <w:rPr>
            <w:rFonts w:hint="eastAsia"/>
          </w:rPr>
          <w:t>，</w:t>
        </w:r>
      </w:ins>
      <w:ins w:id="205" w:author="weihy2018" w:date="2018-04-19T09:44:00Z">
        <w:r>
          <w:rPr>
            <w:rFonts w:hint="eastAsia"/>
          </w:rPr>
          <w:t>并对模型</w:t>
        </w:r>
      </w:ins>
      <w:ins w:id="206" w:author="weihy2018" w:date="2018-04-19T09:42:00Z">
        <w:r w:rsidRPr="00EA15B3">
          <w:rPr>
            <w:rFonts w:hint="eastAsia"/>
          </w:rPr>
          <w:t>进行了实验分析验证，结果表明该模型相比于现有的多标签分类算法取得了很好的预测效果。</w:t>
        </w:r>
      </w:ins>
    </w:p>
    <w:p w:rsidR="00B51350" w:rsidRPr="00282561" w:rsidRDefault="00B51350" w:rsidP="009F7D82">
      <w:pPr>
        <w:ind w:firstLine="480"/>
        <w:rPr>
          <w:ins w:id="207" w:author="weihy2018" w:date="2018-04-19T09:16:00Z"/>
        </w:rPr>
      </w:pPr>
    </w:p>
    <w:p w:rsidR="00B51350" w:rsidDel="00166F87" w:rsidRDefault="00B51350" w:rsidP="001825D4">
      <w:pPr>
        <w:ind w:firstLine="480"/>
        <w:rPr>
          <w:del w:id="208" w:author="weihy2018" w:date="2018-04-19T09:45:00Z"/>
        </w:rPr>
      </w:pPr>
    </w:p>
    <w:p w:rsidR="009F7D82" w:rsidDel="00264552" w:rsidRDefault="009F7D82" w:rsidP="009F7D82">
      <w:pPr>
        <w:numPr>
          <w:ilvl w:val="0"/>
          <w:numId w:val="10"/>
        </w:numPr>
        <w:ind w:firstLineChars="0"/>
        <w:rPr>
          <w:del w:id="209" w:author="weihy2018" w:date="2018-04-19T09:12:00Z"/>
        </w:rPr>
      </w:pPr>
      <w:del w:id="210" w:author="weihy2018" w:date="2018-04-19T09:12:00Z">
        <w:r w:rsidDel="00264552">
          <w:rPr>
            <w:rFonts w:hint="eastAsia"/>
          </w:rPr>
          <w:delText>认识了解心血管疾病，以及国内外基于机器学习、多标签分类算法进行疾病预测的方法和案例。</w:delText>
        </w:r>
      </w:del>
    </w:p>
    <w:p w:rsidR="009F7D82" w:rsidDel="00166F87" w:rsidRDefault="009F7D82" w:rsidP="009F7D82">
      <w:pPr>
        <w:numPr>
          <w:ilvl w:val="0"/>
          <w:numId w:val="10"/>
        </w:numPr>
        <w:ind w:firstLineChars="0"/>
        <w:rPr>
          <w:del w:id="211" w:author="weihy2018" w:date="2018-04-19T09:45:00Z"/>
        </w:rPr>
      </w:pPr>
      <w:del w:id="212" w:author="weihy2018" w:date="2018-04-19T09:45:00Z">
        <w:r w:rsidDel="00166F87">
          <w:rPr>
            <w:rFonts w:hint="eastAsia"/>
          </w:rPr>
          <w:delText>研究统计分析实验数据的特点，对心血管疾病预测模型进行研究，详细分析数据加载、确定并抽取研究对象、数据预处理、特征选择、模型建立、模型评价的处理方法。</w:delText>
        </w:r>
      </w:del>
    </w:p>
    <w:p w:rsidR="00D038BD" w:rsidDel="00166F87" w:rsidRDefault="009F7D82" w:rsidP="00D038BD">
      <w:pPr>
        <w:numPr>
          <w:ilvl w:val="0"/>
          <w:numId w:val="10"/>
        </w:numPr>
        <w:ind w:firstLineChars="0"/>
        <w:rPr>
          <w:del w:id="213" w:author="weihy2018" w:date="2018-04-19T09:45:00Z"/>
        </w:rPr>
      </w:pPr>
      <w:del w:id="214" w:author="weihy2018" w:date="2018-04-19T09:45:00Z">
        <w:r w:rsidDel="00166F87">
          <w:rPr>
            <w:rFonts w:hint="eastAsia"/>
          </w:rPr>
          <w:delText>基于欠采样和过采样合并的思想，提出了</w:delText>
        </w:r>
        <w:r w:rsidDel="00166F87">
          <w:rPr>
            <w:rFonts w:hint="eastAsia"/>
          </w:rPr>
          <w:delText>ML-DARS(</w:delText>
        </w:r>
        <w:r w:rsidDel="00166F87">
          <w:rPr>
            <w:rFonts w:hint="eastAsia"/>
          </w:rPr>
          <w:delText>多标签双重自适应随机采样</w:delText>
        </w:r>
        <w:r w:rsidDel="00166F87">
          <w:rPr>
            <w:rFonts w:hint="eastAsia"/>
          </w:rPr>
          <w:delText>)</w:delText>
        </w:r>
        <w:r w:rsidDel="00166F87">
          <w:rPr>
            <w:rFonts w:hint="eastAsia"/>
          </w:rPr>
          <w:delText>算法，均衡了数据集分布，在此基础上采用混合策略应用多标签分类算法建立了心血管疾病预测模型。</w:delText>
        </w:r>
      </w:del>
    </w:p>
    <w:p w:rsidR="009F7D82" w:rsidDel="00264552" w:rsidRDefault="009F7D82">
      <w:pPr>
        <w:ind w:firstLineChars="0"/>
        <w:rPr>
          <w:del w:id="215" w:author="weihy2018" w:date="2018-04-19T09:05:00Z"/>
        </w:rPr>
        <w:pPrChange w:id="216" w:author="weihy2018" w:date="2018-04-19T09:10:00Z">
          <w:pPr>
            <w:numPr>
              <w:numId w:val="10"/>
            </w:numPr>
            <w:ind w:firstLineChars="0" w:firstLine="480"/>
          </w:pPr>
        </w:pPrChange>
      </w:pPr>
      <w:del w:id="217" w:author="weihy2018" w:date="2018-04-19T09:45:00Z">
        <w:r w:rsidDel="00166F87">
          <w:rPr>
            <w:rFonts w:hint="eastAsia"/>
          </w:rPr>
          <w:delText>设计实现了基于心血管疾病预测模型的应用，将系统划分为数据采集模块、数据预处理模块、特征选择模块以及心血管病预测模块。</w:delText>
        </w:r>
      </w:del>
      <w:del w:id="218" w:author="weihy2018" w:date="2018-04-19T09:05:00Z">
        <w:r w:rsidDel="00264552">
          <w:rPr>
            <w:rFonts w:hint="eastAsia"/>
          </w:rPr>
          <w:delText>内容如下：</w:delText>
        </w:r>
      </w:del>
    </w:p>
    <w:p w:rsidR="00D038BD" w:rsidDel="00264552" w:rsidRDefault="009F7D82">
      <w:pPr>
        <w:ind w:firstLineChars="0"/>
        <w:rPr>
          <w:del w:id="219" w:author="weihy2018" w:date="2018-04-19T09:05:00Z"/>
        </w:rPr>
        <w:pPrChange w:id="220" w:author="weihy2018" w:date="2018-04-19T09:10:00Z">
          <w:pPr>
            <w:numPr>
              <w:numId w:val="11"/>
            </w:numPr>
            <w:ind w:firstLineChars="0" w:firstLine="480"/>
          </w:pPr>
        </w:pPrChange>
      </w:pPr>
      <w:del w:id="221" w:author="weihy2018" w:date="2018-04-19T09:05:00Z">
        <w:r w:rsidDel="00264552">
          <w:rPr>
            <w:rFonts w:hint="eastAsia"/>
          </w:rPr>
          <w:delText>数据采集：原始数据由于数据量大且极不规则等特性，首先需要分析确定心血管疾病人群，然后提取例如脑卒中、心衰等属于终极心血管病的数据，再通过统计这些数据以及分布，确定要研究的对象，即用于多标签分类的各个目标标签。</w:delText>
        </w:r>
      </w:del>
    </w:p>
    <w:p w:rsidR="00D038BD" w:rsidDel="00264552" w:rsidRDefault="009F7D82">
      <w:pPr>
        <w:ind w:firstLineChars="0"/>
        <w:rPr>
          <w:del w:id="222" w:author="weihy2018" w:date="2018-04-19T09:05:00Z"/>
        </w:rPr>
        <w:pPrChange w:id="223" w:author="weihy2018" w:date="2018-04-19T09:10:00Z">
          <w:pPr>
            <w:numPr>
              <w:numId w:val="11"/>
            </w:numPr>
            <w:ind w:firstLineChars="0" w:firstLine="480"/>
          </w:pPr>
        </w:pPrChange>
      </w:pPr>
      <w:del w:id="224" w:author="weihy2018" w:date="2018-04-19T09:05:00Z">
        <w:r w:rsidDel="00264552">
          <w:rPr>
            <w:rFonts w:hint="eastAsia"/>
          </w:rPr>
          <w:delText>预处理：根据医学规则，本文的各研究对象（各目标标签）人群作为实验组，相应的其他标签人群作为对照组，由于医疗记录存在数据缺失量大、数据异常等问题，需要对数据进行异常值检测、缺失值处理、属性转换等预处理操作。</w:delText>
        </w:r>
      </w:del>
    </w:p>
    <w:p w:rsidR="00D038BD" w:rsidDel="00264552" w:rsidRDefault="009F7D82">
      <w:pPr>
        <w:numPr>
          <w:ilvl w:val="0"/>
          <w:numId w:val="11"/>
        </w:numPr>
        <w:ind w:firstLineChars="0"/>
        <w:rPr>
          <w:del w:id="225" w:author="weihy2018" w:date="2018-04-19T09:09:00Z"/>
        </w:rPr>
      </w:pPr>
      <w:del w:id="226" w:author="weihy2018" w:date="2018-04-19T09:05:00Z">
        <w:r w:rsidDel="00264552">
          <w:rPr>
            <w:rFonts w:hint="eastAsia"/>
          </w:rPr>
          <w:delText>特征选择：为了预测结果的准确性、可靠性，对研究对象的特征进行降维处理，通过统计学方法和分类算法，进行二次特征选择，提取影响心血管疾病发展的有效因子，最终合并各标签的有效因子，保留效果最好的特征集合</w:delText>
        </w:r>
      </w:del>
      <w:del w:id="227" w:author="weihy2018" w:date="2018-04-19T09:45:00Z">
        <w:r w:rsidDel="00166F87">
          <w:rPr>
            <w:rFonts w:hint="eastAsia"/>
          </w:rPr>
          <w:delText>。</w:delText>
        </w:r>
      </w:del>
    </w:p>
    <w:p w:rsidR="009F7D82" w:rsidDel="00166F87" w:rsidRDefault="009F7D82" w:rsidP="00264552">
      <w:pPr>
        <w:numPr>
          <w:ilvl w:val="0"/>
          <w:numId w:val="11"/>
        </w:numPr>
        <w:ind w:firstLineChars="0"/>
        <w:rPr>
          <w:del w:id="228" w:author="weihy2018" w:date="2018-04-19T09:45:00Z"/>
        </w:rPr>
      </w:pPr>
      <w:del w:id="229" w:author="weihy2018" w:date="2018-04-19T09:09:00Z">
        <w:r w:rsidDel="00264552">
          <w:rPr>
            <w:rFonts w:hint="eastAsia"/>
          </w:rPr>
          <w:delText>心血管疾病预测模型：由于医疗数据分布的稀疏性、不平衡性，首先利用多</w:delText>
        </w:r>
        <w:r w:rsidDel="00264552">
          <w:rPr>
            <w:rFonts w:hint="eastAsia"/>
          </w:rPr>
          <w:lastRenderedPageBreak/>
          <w:delText>标签统计评价数据集的方法对目标标签集进行统计分析，评估该标签集是否有多标签分类的意义，根据结果，提出了</w:delText>
        </w:r>
        <w:r w:rsidDel="00264552">
          <w:rPr>
            <w:rFonts w:hint="eastAsia"/>
          </w:rPr>
          <w:delText>ML-DARS(</w:delText>
        </w:r>
        <w:r w:rsidDel="00264552">
          <w:rPr>
            <w:rFonts w:hint="eastAsia"/>
          </w:rPr>
          <w:delText>多标签双重自适应随机采样</w:delText>
        </w:r>
        <w:r w:rsidDel="00264552">
          <w:rPr>
            <w:rFonts w:hint="eastAsia"/>
          </w:rPr>
          <w:delText>)</w:delText>
        </w:r>
        <w:r w:rsidDel="00264552">
          <w:rPr>
            <w:rFonts w:hint="eastAsia"/>
          </w:rPr>
          <w:delText>算法调整数据分布，直到满足多标签特性并得到更均衡的数据集。</w:delText>
        </w:r>
      </w:del>
      <w:del w:id="230" w:author="weihy2018" w:date="2018-04-19T09:45:00Z">
        <w:r w:rsidDel="00166F87">
          <w:rPr>
            <w:rFonts w:hint="eastAsia"/>
          </w:rPr>
          <w:delText>通过现有的多标签重采样算法和</w:delText>
        </w:r>
        <w:r w:rsidDel="00166F87">
          <w:rPr>
            <w:rFonts w:hint="eastAsia"/>
          </w:rPr>
          <w:delText>ML-DARS</w:delText>
        </w:r>
        <w:r w:rsidDel="00166F87">
          <w:rPr>
            <w:rFonts w:hint="eastAsia"/>
          </w:rPr>
          <w:delText>算法对比，将多个多标签算法应用于采样过的数据集上，通过多标签分类评价指标，分析不同的重采样算法导致的多标签分类效果的差异性。此外，为了提高分类效果，本文对现有的多标签分类算法进行了集成，针对心血管数据集特性提出了基于混合策略的多标签分类框架来构建心血管疾病预测模型，从样本近邻的局部角度和标签间相关性的全局角度来达到充分挖掘心血管疾病数据的目的。</w:delText>
        </w:r>
      </w:del>
    </w:p>
    <w:p w:rsidR="00741E19" w:rsidRDefault="00741E19" w:rsidP="00741E19">
      <w:pPr>
        <w:pStyle w:val="2"/>
        <w:ind w:left="443" w:hanging="465"/>
      </w:pPr>
      <w:bookmarkStart w:id="231" w:name="_Toc511730066"/>
      <w:bookmarkStart w:id="232" w:name="_Toc511756899"/>
      <w:r w:rsidRPr="00741E19">
        <w:rPr>
          <w:rFonts w:hint="eastAsia"/>
        </w:rPr>
        <w:t>论文的组织结构</w:t>
      </w:r>
      <w:bookmarkEnd w:id="231"/>
      <w:bookmarkEnd w:id="232"/>
    </w:p>
    <w:p w:rsidR="00741E19" w:rsidRDefault="00741E19" w:rsidP="00741E19">
      <w:pPr>
        <w:ind w:firstLine="480"/>
      </w:pPr>
      <w:r>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不均衡性问题，并在此基础上进行调研，通过学习已有的解决多标签不均衡性问题的方法，本文提出了一种多标签双重自适应性采样算法</w:t>
      </w:r>
      <w:r>
        <w:rPr>
          <w:rFonts w:hint="eastAsia"/>
        </w:rPr>
        <w:t>ML-DARS</w:t>
      </w:r>
      <w:r>
        <w:rPr>
          <w:rFonts w:hint="eastAsia"/>
        </w:rPr>
        <w:t>；四是利用现有的多标签分类算法构建基于混合策略的心血管疾病预测模型。具体结构如下：</w:t>
      </w:r>
    </w:p>
    <w:p w:rsidR="00741E19" w:rsidRDefault="00741E19" w:rsidP="00741E19">
      <w:pPr>
        <w:ind w:firstLineChars="0" w:firstLine="0"/>
      </w:pPr>
      <w:r>
        <w:rPr>
          <w:rFonts w:hint="eastAsia"/>
        </w:rPr>
        <w:t xml:space="preserve">    </w:t>
      </w:r>
      <w:r>
        <w:rPr>
          <w:rFonts w:hint="eastAsia"/>
        </w:rPr>
        <w:t>第一章</w:t>
      </w:r>
      <w:r>
        <w:rPr>
          <w:rFonts w:hint="eastAsia"/>
        </w:rPr>
        <w:t xml:space="preserve"> </w:t>
      </w:r>
      <w:r>
        <w:rPr>
          <w:rFonts w:hint="eastAsia"/>
        </w:rPr>
        <w:t>主要介绍心血管疾病研究的重要性，多标签学习的研究现状，以及机器学习技术在医学领域的发展情况。</w:t>
      </w:r>
    </w:p>
    <w:p w:rsidR="00741E19" w:rsidRDefault="00741E19" w:rsidP="00741E19">
      <w:pPr>
        <w:ind w:firstLineChars="0" w:firstLine="0"/>
      </w:pPr>
      <w:r>
        <w:rPr>
          <w:rFonts w:hint="eastAsia"/>
        </w:rPr>
        <w:t xml:space="preserve">    </w:t>
      </w:r>
      <w:r>
        <w:rPr>
          <w:rFonts w:hint="eastAsia"/>
        </w:rPr>
        <w:t>第二章</w:t>
      </w:r>
      <w:r>
        <w:rPr>
          <w:rFonts w:hint="eastAsia"/>
        </w:rPr>
        <w:t xml:space="preserve"> </w:t>
      </w:r>
      <w:r>
        <w:rPr>
          <w:rFonts w:hint="eastAsia"/>
        </w:rPr>
        <w:t>介绍多标签学习的定义，多种模型评价指标，现有且常用的多标签分类算法，在此基础上详细探讨了数据不均衡性问题及多标签领域不均衡问题的研究现状，同时描述了现有的评价多标签数据集分布的指标以及不均衡度。</w:t>
      </w:r>
    </w:p>
    <w:p w:rsidR="00741E19" w:rsidRDefault="00741E19" w:rsidP="00741E19">
      <w:pPr>
        <w:ind w:firstLine="480"/>
      </w:pPr>
      <w:r>
        <w:rPr>
          <w:rFonts w:hint="eastAsia"/>
        </w:rPr>
        <w:t>第三章</w:t>
      </w:r>
      <w:r>
        <w:rPr>
          <w:rFonts w:hint="eastAsia"/>
        </w:rPr>
        <w:t xml:space="preserve"> </w:t>
      </w:r>
      <w:r>
        <w:rPr>
          <w:rFonts w:hint="eastAsia"/>
        </w:rPr>
        <w:t>考虑到医学数据复杂性以及专业性强等特点，本章对真实的医学首先做了深入的分析统计，确定了心血管疾病的多标签数据集，然后进行了一系列复杂的预处理过程和特征选择过程，为应用于多标签分类算法等全程的预测模型建立奠定了扎实的基础。</w:t>
      </w:r>
    </w:p>
    <w:p w:rsidR="001B6DF4" w:rsidRDefault="00741E19" w:rsidP="00741E19">
      <w:pPr>
        <w:ind w:firstLine="480"/>
        <w:rPr>
          <w:ins w:id="233" w:author="weihy2018" w:date="2018-04-19T09:50:00Z"/>
        </w:rPr>
      </w:pPr>
      <w:r>
        <w:rPr>
          <w:rFonts w:hint="eastAsia"/>
        </w:rPr>
        <w:t>第四章</w:t>
      </w:r>
      <w:r>
        <w:rPr>
          <w:rFonts w:hint="eastAsia"/>
        </w:rPr>
        <w:t xml:space="preserve"> </w:t>
      </w:r>
      <w:r>
        <w:rPr>
          <w:rFonts w:hint="eastAsia"/>
        </w:rPr>
        <w:t>首先针对多标签不均衡性问题做了深入探讨，详细介绍了现有的解决多标签不均衡性的采样方法，为加快采样过程且获取更加均衡的数据集，提出了一种将欠</w:t>
      </w:r>
    </w:p>
    <w:p w:rsidR="001B6DF4" w:rsidRDefault="001B6DF4" w:rsidP="00741E19">
      <w:pPr>
        <w:ind w:firstLine="480"/>
        <w:rPr>
          <w:ins w:id="234" w:author="weihy2018" w:date="2018-04-19T09:50:00Z"/>
        </w:rPr>
      </w:pPr>
    </w:p>
    <w:p w:rsidR="00741E19" w:rsidRDefault="00741E19" w:rsidP="00741E19">
      <w:pPr>
        <w:ind w:firstLine="480"/>
      </w:pPr>
      <w:r>
        <w:rPr>
          <w:rFonts w:hint="eastAsia"/>
        </w:rPr>
        <w:t>采样和过采样相结合的多标签双重自适应随机采样算法，将其应用于公共多标签数据集和心血管疾病数据集，并在此基础上与现有的采样算法进行实验对比分析。</w:t>
      </w:r>
    </w:p>
    <w:p w:rsidR="00741E19" w:rsidRDefault="00741E19" w:rsidP="00741E19">
      <w:pPr>
        <w:ind w:firstLine="480"/>
      </w:pPr>
      <w:r>
        <w:rPr>
          <w:rFonts w:hint="eastAsia"/>
        </w:rPr>
        <w:t>第五章</w:t>
      </w:r>
      <w:r>
        <w:rPr>
          <w:rFonts w:hint="eastAsia"/>
        </w:rPr>
        <w:t xml:space="preserve"> </w:t>
      </w:r>
      <w:r>
        <w:rPr>
          <w:rFonts w:hint="eastAsia"/>
        </w:rPr>
        <w:t>分析了心血管疾病数据集的自身特性，提出了基于混合策略的多标签分类框架构建心血管疾病预测模型，并对实验结果进行了分析。</w:t>
      </w:r>
      <w:r>
        <w:rPr>
          <w:rFonts w:hint="eastAsia"/>
        </w:rPr>
        <w:t xml:space="preserve">   </w:t>
      </w:r>
    </w:p>
    <w:p w:rsidR="00741E19" w:rsidRDefault="00741E19" w:rsidP="00741E19">
      <w:pPr>
        <w:ind w:firstLineChars="0" w:firstLine="0"/>
      </w:pPr>
      <w:r>
        <w:rPr>
          <w:rFonts w:hint="eastAsia"/>
        </w:rPr>
        <w:t xml:space="preserve">    </w:t>
      </w:r>
      <w:r>
        <w:rPr>
          <w:rFonts w:hint="eastAsia"/>
        </w:rPr>
        <w:t>第六章</w:t>
      </w:r>
      <w:r>
        <w:rPr>
          <w:rFonts w:hint="eastAsia"/>
        </w:rPr>
        <w:t xml:space="preserve"> </w:t>
      </w:r>
      <w:r>
        <w:rPr>
          <w:rFonts w:hint="eastAsia"/>
        </w:rPr>
        <w:t>对本文工作进行总结与评价，指出了研究中存在的不足，以及下一步研究方向。</w:t>
      </w:r>
    </w:p>
    <w:p w:rsidR="00741E19" w:rsidRDefault="00741E19" w:rsidP="00741E19">
      <w:pPr>
        <w:ind w:firstLineChars="0" w:firstLine="0"/>
      </w:pPr>
    </w:p>
    <w:p w:rsidR="00741E19" w:rsidRDefault="00741E19" w:rsidP="00741E19">
      <w:pPr>
        <w:ind w:firstLineChars="0" w:firstLine="0"/>
      </w:pPr>
    </w:p>
    <w:p w:rsidR="00741E19" w:rsidRPr="00741E19" w:rsidRDefault="00741E19" w:rsidP="00741E19">
      <w:pPr>
        <w:ind w:firstLineChars="0" w:firstLine="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4614AE" w:rsidRDefault="004614AE" w:rsidP="00AC118E">
      <w:pPr>
        <w:pStyle w:val="1"/>
        <w:spacing w:beforeLines="200" w:before="480" w:afterLines="100" w:after="240"/>
      </w:pPr>
      <w:bookmarkStart w:id="235" w:name="_Toc511730067"/>
      <w:bookmarkStart w:id="236" w:name="_Toc511756900"/>
      <w:r w:rsidRPr="004614AE">
        <w:rPr>
          <w:rFonts w:hint="eastAsia"/>
        </w:rPr>
        <w:t>多标签分类相关研究</w:t>
      </w:r>
      <w:bookmarkEnd w:id="235"/>
      <w:bookmarkEnd w:id="236"/>
    </w:p>
    <w:p w:rsidR="00317B47" w:rsidRDefault="00317B47" w:rsidP="00317B47">
      <w:pPr>
        <w:pStyle w:val="2"/>
      </w:pPr>
      <w:bookmarkStart w:id="237" w:name="_Toc511730068"/>
      <w:bookmarkStart w:id="238" w:name="_Toc511756901"/>
      <w:r w:rsidRPr="00317B47">
        <w:rPr>
          <w:rFonts w:hint="eastAsia"/>
        </w:rPr>
        <w:t>单标签</w:t>
      </w:r>
      <w:r w:rsidRPr="001B6DF4">
        <w:rPr>
          <w:rFonts w:hint="eastAsia"/>
          <w:highlight w:val="yellow"/>
          <w:rPrChange w:id="239" w:author="weihy2018" w:date="2018-04-19T09:51:00Z">
            <w:rPr>
              <w:rFonts w:hint="eastAsia"/>
            </w:rPr>
          </w:rPrChange>
        </w:rPr>
        <w:t>分类</w:t>
      </w:r>
      <w:r w:rsidRPr="00317B47">
        <w:rPr>
          <w:rFonts w:hint="eastAsia"/>
        </w:rPr>
        <w:t>的局限性</w:t>
      </w:r>
      <w:bookmarkEnd w:id="237"/>
      <w:bookmarkEnd w:id="238"/>
    </w:p>
    <w:p w:rsidR="00740470" w:rsidRDefault="00317B47" w:rsidP="00317B47">
      <w:pPr>
        <w:ind w:firstLine="480"/>
      </w:pPr>
      <w:r w:rsidRPr="00317B47">
        <w:rPr>
          <w:rFonts w:hint="eastAsia"/>
        </w:rPr>
        <w:t>机器学习中分类问题是典型的监督学习，通常分为两大步骤，一是训练模型，二是模型预测。如图</w:t>
      </w:r>
      <w:r w:rsidRPr="00317B47">
        <w:rPr>
          <w:rFonts w:hint="eastAsia"/>
        </w:rPr>
        <w:t>2-1</w:t>
      </w:r>
      <w:r w:rsidRPr="00317B47">
        <w:rPr>
          <w:rFonts w:hint="eastAsia"/>
        </w:rPr>
        <w:t>所示，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317B47" w:rsidRDefault="0027796B" w:rsidP="00317B47">
      <w:pPr>
        <w:spacing w:line="360" w:lineRule="auto"/>
        <w:ind w:firstLine="480"/>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 o:spid="_x0000_s1212" type="#_x0000_t114" style="position:absolute;left:0;text-align:left;margin-left:317.15pt;margin-top:12.75pt;width:80.65pt;height:36.3pt;z-index: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" fillcolor="#4f81bd" strokecolor="#385d8a" strokeweight="2pt">
            <v:textbox style="mso-next-textbox:#流程图: 文档 9">
              <w:txbxContent>
                <w:p w:rsidR="00D12BC8" w:rsidRPr="00372BEC" w:rsidRDefault="00D12BC8" w:rsidP="00317B47">
                  <w:pPr>
                    <w:ind w:firstLineChars="0" w:firstLine="0"/>
                    <w:rPr>
                      <w:color w:val="FFFFFF"/>
                    </w:rPr>
                  </w:pPr>
                  <w:r w:rsidRPr="00372BEC">
                    <w:rPr>
                      <w:rFonts w:hint="eastAsia"/>
                      <w:color w:val="FFFFFF"/>
                    </w:rPr>
                    <w:t>测试样本</w:t>
                  </w:r>
                </w:p>
              </w:txbxContent>
            </v:textbox>
          </v:shape>
        </w:pict>
      </w:r>
    </w:p>
    <w:p w:rsidR="00317B47" w:rsidRDefault="00317B47" w:rsidP="00317B47">
      <w:pPr>
        <w:spacing w:line="360" w:lineRule="auto"/>
        <w:ind w:firstLine="480"/>
      </w:pPr>
    </w:p>
    <w:p w:rsidR="00317B47" w:rsidRDefault="0027796B" w:rsidP="00317B47">
      <w:pPr>
        <w:spacing w:line="360" w:lineRule="auto"/>
        <w:ind w:firstLine="480"/>
      </w:pPr>
      <w:r>
        <w:rPr>
          <w:noProof/>
        </w:rPr>
        <w:pict>
          <v:shapetype id="_x0000_t32" coordsize="21600,21600" o:spt="32" o:oned="t" path="m,l21600,21600e" filled="f">
            <v:path arrowok="t" fillok="f" o:connecttype="none"/>
            <o:lock v:ext="edit" shapetype="t"/>
          </v:shapetype>
          <v:shape id="直接箭头连接符 10" o:spid="_x0000_s1211" type="#_x0000_t32" style="position:absolute;left:0;text-align:left;margin-left:356.9pt;margin-top:2.2pt;width:0;height:23.05pt;z-index: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" strokecolor="#4a7ebb">
            <v:stroke endarrow="open"/>
          </v:shape>
        </w:pict>
      </w:r>
    </w:p>
    <w:p w:rsidR="00317B47" w:rsidRDefault="0027796B" w:rsidP="00317B47">
      <w:pPr>
        <w:spacing w:line="360" w:lineRule="auto"/>
        <w:ind w:firstLine="480"/>
      </w:pPr>
      <w:r>
        <w:rPr>
          <w:noProof/>
        </w:rPr>
        <w:pict>
          <v:shape id="流程图: 文档 3" o:spid="_x0000_s1204" type="#_x0000_t114" style="position:absolute;left:0;text-align:left;margin-left:-1.7pt;margin-top:4.55pt;width:75.15pt;height:37.4pt;z-index: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" fillcolor="#4f81bd" strokecolor="#385d8a" strokeweight="2pt">
            <v:textbox style="mso-next-textbox:#流程图: 文档 3">
              <w:txbxContent>
                <w:p w:rsidR="00D12BC8" w:rsidRPr="00372BEC" w:rsidRDefault="00D12BC8" w:rsidP="00317B47">
                  <w:pPr>
                    <w:ind w:firstLineChars="0" w:firstLine="0"/>
                    <w:rPr>
                      <w:color w:val="FFFFFF"/>
                    </w:rPr>
                  </w:pPr>
                  <w:r w:rsidRPr="00372BEC">
                    <w:rPr>
                      <w:rFonts w:hint="eastAsia"/>
                      <w:color w:val="FFFFFF"/>
                    </w:rPr>
                    <w:t>训练样本</w:t>
                  </w:r>
                </w:p>
              </w:txbxContent>
            </v:textbox>
          </v:shape>
        </w:pict>
      </w:r>
      <w:r>
        <w:rPr>
          <w:noProof/>
        </w:rPr>
        <w:pict>
          <v:rect id="矩形 11" o:spid="_x0000_s1210" style="position:absolute;left:0;text-align:left;margin-left:316.6pt;margin-top:2.5pt;width:81.2pt;height:37.4pt;z-index: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" fillcolor="#4f81bd" strokecolor="#385d8a" strokeweight="2pt">
            <v:textbox style="mso-next-textbox:#矩形 11">
              <w:txbxContent>
                <w:p w:rsidR="00D12BC8" w:rsidRPr="00372BEC" w:rsidRDefault="00D12BC8" w:rsidP="00317B47">
                  <w:pPr>
                    <w:ind w:firstLineChars="0" w:firstLine="0"/>
                    <w:rPr>
                      <w:color w:val="FFFFFF"/>
                    </w:rPr>
                  </w:pPr>
                  <w:r w:rsidRPr="00372BEC">
                    <w:rPr>
                      <w:rFonts w:hint="eastAsia"/>
                      <w:color w:val="FFFFFF"/>
                    </w:rPr>
                    <w:t>分类模型</w:t>
                  </w:r>
                </w:p>
              </w:txbxContent>
            </v:textbox>
          </v:rect>
        </w:pict>
      </w:r>
      <w:r>
        <w:rPr>
          <w:noProof/>
        </w:rPr>
        <w:pict>
          <v:shape id="直接箭头连接符 8" o:spid="_x0000_s1209" type="#_x0000_t32" style="position:absolute;left:0;text-align:left;margin-left:287.85pt;margin-top:21.8pt;width:28.8pt;height:0;z-index: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" strokecolor="#4a7ebb">
            <v:stroke endarrow="open"/>
          </v:shape>
        </w:pict>
      </w:r>
      <w:r>
        <w:rPr>
          <w:noProof/>
        </w:rPr>
        <w:pict>
          <v:shape id="直接箭头连接符 6" o:spid="_x0000_s1208" type="#_x0000_t32" style="position:absolute;left:0;text-align:left;margin-left:181.25pt;margin-top:19.5pt;width:28.8pt;height:0;z-index: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" strokecolor="#4a7ebb">
            <v:stroke endarrow="open"/>
          </v:shape>
        </w:pict>
      </w:r>
      <w:r>
        <w:rPr>
          <w:noProof/>
        </w:rPr>
        <w:pict>
          <v:rect id="矩形 5" o:spid="_x0000_s1207" style="position:absolute;left:0;text-align:left;margin-left:96.5pt;margin-top:.2pt;width:84.65pt;height:37.4pt;z-index: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" fillcolor="#4f81bd" strokecolor="#385d8a" strokeweight="2pt">
            <v:textbox style="mso-next-textbox:#矩形 5">
              <w:txbxContent>
                <w:p w:rsidR="00D12BC8" w:rsidRPr="00372BEC" w:rsidRDefault="00D12BC8" w:rsidP="00B370EE">
                  <w:pPr>
                    <w:ind w:firstLineChars="100" w:firstLine="240"/>
                    <w:rPr>
                      <w:color w:val="FFFFFF"/>
                    </w:rPr>
                  </w:pPr>
                  <w:r w:rsidRPr="00372BEC">
                    <w:rPr>
                      <w:rFonts w:hint="eastAsia"/>
                      <w:color w:val="FFFFFF"/>
                    </w:rPr>
                    <w:t>特征表示</w:t>
                  </w:r>
                </w:p>
              </w:txbxContent>
            </v:textbox>
          </v:rect>
        </w:pict>
      </w:r>
      <w:r>
        <w:rPr>
          <w:noProof/>
        </w:rPr>
        <w:pict>
          <v:shape id="直接箭头连接符 4" o:spid="_x0000_s1206" type="#_x0000_t32" style="position:absolute;left:0;text-align:left;margin-left:68.95pt;margin-top:21.8pt;width:27.6pt;height:0;z-index: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" strokecolor="#4a7ebb">
            <v:stroke endarrow="open"/>
          </v:shape>
        </w:pict>
      </w:r>
      <w:r>
        <w:rPr>
          <w:noProof/>
        </w:rPr>
        <w:pict>
          <v:rect id="矩形 7" o:spid="_x0000_s1205" style="position:absolute;left:0;text-align:left;margin-left:209.95pt;margin-top:1.85pt;width:77.75pt;height:37.4pt;z-index: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" fillcolor="#4f81bd" strokecolor="#385d8a" strokeweight="2pt">
            <v:textbox style="mso-next-textbox:#矩形 7">
              <w:txbxContent>
                <w:p w:rsidR="00D12BC8" w:rsidRPr="00372BEC" w:rsidRDefault="00D12BC8" w:rsidP="00317B47">
                  <w:pPr>
                    <w:ind w:firstLineChars="0" w:firstLine="0"/>
                    <w:rPr>
                      <w:color w:val="FFFFFF"/>
                    </w:rPr>
                  </w:pPr>
                  <w:r w:rsidRPr="00372BEC">
                    <w:rPr>
                      <w:rFonts w:hint="eastAsia"/>
                      <w:color w:val="FFFFFF"/>
                    </w:rPr>
                    <w:t>特征选择</w:t>
                  </w:r>
                </w:p>
              </w:txbxContent>
            </v:textbox>
          </v:rect>
        </w:pict>
      </w:r>
    </w:p>
    <w:p w:rsidR="00317B47" w:rsidRDefault="0027796B" w:rsidP="00317B47">
      <w:pPr>
        <w:spacing w:line="360" w:lineRule="auto"/>
        <w:ind w:firstLine="480"/>
      </w:pPr>
      <w:r>
        <w:rPr>
          <w:noProof/>
        </w:rPr>
        <w:pict>
          <v:shape id="直接箭头连接符 12" o:spid="_x0000_s1203" type="#_x0000_t32" style="position:absolute;left:0;text-align:left;margin-left:358.05pt;margin-top:17pt;width:0;height:24.2pt;z-index: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" strokecolor="#4a7ebb">
            <v:stroke endarrow="open"/>
          </v:shape>
        </w:pict>
      </w:r>
      <w:r w:rsidR="00317B47">
        <w:rPr>
          <w:rFonts w:hint="eastAsia"/>
        </w:rPr>
        <w:t xml:space="preserve">   </w:t>
      </w:r>
    </w:p>
    <w:p w:rsidR="00317B47" w:rsidRDefault="0027796B" w:rsidP="00317B47">
      <w:pPr>
        <w:spacing w:line="360" w:lineRule="auto"/>
        <w:ind w:firstLine="480"/>
      </w:pPr>
      <w:r>
        <w:rPr>
          <w:noProof/>
        </w:rPr>
        <w:pict>
          <v:rect id="矩形 13" o:spid="_x0000_s1202" style="position:absolute;left:0;text-align:left;margin-left:316.6pt;margin-top:17.75pt;width:82.9pt;height:32.85pt;z-index: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" fillcolor="#4f81bd" strokecolor="#385d8a" strokeweight="2pt">
            <v:textbox style="mso-next-textbox:#矩形 13">
              <w:txbxContent>
                <w:p w:rsidR="00D12BC8" w:rsidRPr="00372BEC" w:rsidRDefault="00D12BC8" w:rsidP="00317B47">
                  <w:pPr>
                    <w:ind w:firstLineChars="0" w:firstLine="0"/>
                    <w:rPr>
                      <w:color w:val="FFFFFF"/>
                    </w:rPr>
                  </w:pPr>
                  <w:r w:rsidRPr="00372BEC">
                    <w:rPr>
                      <w:rFonts w:hint="eastAsia"/>
                      <w:color w:val="FFFFFF"/>
                    </w:rPr>
                    <w:t>预测结果</w:t>
                  </w:r>
                </w:p>
              </w:txbxContent>
            </v:textbox>
          </v:rect>
        </w:pict>
      </w:r>
    </w:p>
    <w:p w:rsidR="00317B47" w:rsidRDefault="00317B47" w:rsidP="00317B47">
      <w:pPr>
        <w:spacing w:line="360" w:lineRule="auto"/>
        <w:ind w:firstLine="480"/>
      </w:pPr>
    </w:p>
    <w:p w:rsidR="00740470" w:rsidRDefault="00740470">
      <w:pPr>
        <w:ind w:firstLine="480"/>
      </w:pPr>
    </w:p>
    <w:p w:rsidR="00740470" w:rsidRDefault="00740470">
      <w:pPr>
        <w:ind w:firstLine="480"/>
      </w:pPr>
    </w:p>
    <w:p w:rsidR="00740470" w:rsidRDefault="00317B47" w:rsidP="0067129A">
      <w:pPr>
        <w:spacing w:after="120"/>
        <w:ind w:firstLine="480"/>
        <w:jc w:val="center"/>
      </w:pPr>
      <w:r w:rsidRPr="00317B47">
        <w:rPr>
          <w:rFonts w:hint="eastAsia"/>
        </w:rPr>
        <w:t>图</w:t>
      </w:r>
      <w:r w:rsidRPr="00317B47">
        <w:rPr>
          <w:rFonts w:hint="eastAsia"/>
        </w:rPr>
        <w:t xml:space="preserve">2-1 </w:t>
      </w:r>
      <w:ins w:id="240" w:author="weihy2018" w:date="2018-04-19T09:51:00Z">
        <w:r w:rsidR="001B6DF4">
          <w:rPr>
            <w:rFonts w:hint="eastAsia"/>
          </w:rPr>
          <w:t>？？？？</w:t>
        </w:r>
      </w:ins>
      <w:r w:rsidRPr="00317B47">
        <w:rPr>
          <w:rFonts w:hint="eastAsia"/>
        </w:rPr>
        <w:t>分类过程</w:t>
      </w:r>
    </w:p>
    <w:p w:rsidR="0067129A" w:rsidRDefault="0067129A" w:rsidP="0067129A">
      <w:pPr>
        <w:ind w:firstLine="480"/>
      </w:pPr>
      <w:r>
        <w:rPr>
          <w:rFonts w:hint="eastAsia"/>
        </w:rPr>
        <w:lastRenderedPageBreak/>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学习面向于给定一个样本，将该样本通过分类算法，归类到相关的类标签中，可能是一个也可能是多个。</w:t>
      </w:r>
    </w:p>
    <w:p w:rsidR="00740470" w:rsidRDefault="0067129A" w:rsidP="0067129A">
      <w:pPr>
        <w:ind w:firstLine="480"/>
      </w:pPr>
      <w:r>
        <w:rPr>
          <w:rFonts w:hint="eastAsia"/>
        </w:rPr>
        <w:t>类别不均衡性指训练过程中某一类别的样本数目远超过其他类别的样本数目，导致分类模型效果变差甚至无效。现有研究中有了一些成熟的处理单标签分类中类别不均衡性方法，而多标签分类中考虑到标签间关系的复杂性，多标签类别不均衡性较单标签分类更为严重，处理该问题在多标签学习领域越来越被重视。</w:t>
      </w:r>
    </w:p>
    <w:p w:rsidR="0067129A" w:rsidRDefault="0067129A" w:rsidP="0067129A">
      <w:pPr>
        <w:pStyle w:val="2"/>
      </w:pPr>
      <w:bookmarkStart w:id="241" w:name="_Toc511730069"/>
      <w:bookmarkStart w:id="242" w:name="_Toc511756902"/>
      <w:r w:rsidRPr="0067129A">
        <w:rPr>
          <w:rFonts w:hint="eastAsia"/>
        </w:rPr>
        <w:t>多标签</w:t>
      </w:r>
      <w:r w:rsidRPr="001B6DF4">
        <w:rPr>
          <w:rFonts w:hint="eastAsia"/>
          <w:highlight w:val="yellow"/>
          <w:rPrChange w:id="243" w:author="weihy2018" w:date="2018-04-19T09:51:00Z">
            <w:rPr>
              <w:rFonts w:hint="eastAsia"/>
            </w:rPr>
          </w:rPrChange>
        </w:rPr>
        <w:t>学习</w:t>
      </w:r>
      <w:r w:rsidRPr="0067129A">
        <w:rPr>
          <w:rFonts w:hint="eastAsia"/>
        </w:rPr>
        <w:t>方法</w:t>
      </w:r>
      <w:bookmarkEnd w:id="241"/>
      <w:bookmarkEnd w:id="242"/>
    </w:p>
    <w:p w:rsidR="00740470" w:rsidRDefault="0067129A" w:rsidP="00152423">
      <w:pPr>
        <w:ind w:firstLine="480"/>
      </w:pPr>
      <w:r w:rsidRPr="0067129A">
        <w:rPr>
          <w:rFonts w:hint="eastAsia"/>
        </w:rPr>
        <w:t>在单标签学习中，一个样本仅属于一个类，而多标签中一个样本可能属于多个类别，多标签问题可看成单标签学习问题扩展而得到的更加广义和复杂的分类问</w:t>
      </w:r>
      <w:r w:rsidR="00152423">
        <w:rPr>
          <w:rFonts w:hint="eastAsia"/>
        </w:rPr>
        <w:t>题。接下来介绍多标签学习的定义、相关的评估方法和已有的分类算法。</w:t>
      </w:r>
    </w:p>
    <w:p w:rsidR="00152423" w:rsidRDefault="00152423" w:rsidP="00152423">
      <w:pPr>
        <w:pStyle w:val="3"/>
      </w:pPr>
      <w:bookmarkStart w:id="244" w:name="_Toc511730070"/>
      <w:bookmarkStart w:id="245" w:name="_Toc511756903"/>
      <w:r>
        <w:rPr>
          <w:rFonts w:hint="eastAsia"/>
        </w:rPr>
        <w:t>多标签学习的</w:t>
      </w:r>
      <w:r w:rsidRPr="00152423">
        <w:rPr>
          <w:rFonts w:hint="eastAsia"/>
        </w:rPr>
        <w:t>形式化描述</w:t>
      </w:r>
      <w:bookmarkEnd w:id="244"/>
      <w:bookmarkEnd w:id="245"/>
    </w:p>
    <w:p w:rsidR="00152423" w:rsidRPr="00152423" w:rsidRDefault="00152423" w:rsidP="00152423">
      <w:pPr>
        <w:ind w:firstLine="480"/>
        <w:rPr>
          <w:rFonts w:ascii="Calibri" w:hAnsi="Calibri"/>
          <w:szCs w:val="24"/>
        </w:rPr>
      </w:pPr>
      <w:r w:rsidRPr="00152423">
        <w:rPr>
          <w:rFonts w:ascii="Calibri" w:hAnsi="Calibri" w:hint="eastAsia"/>
          <w:szCs w:val="24"/>
        </w:rPr>
        <w:t>为了形式化描述多标签学习问题，设</w:t>
      </w:r>
      <w:r w:rsidR="0027796B">
        <w:rPr>
          <w:rFonts w:ascii="Calibri" w:hAnsi="Calibri"/>
          <w:position w:val="-12"/>
          <w:szCs w:val="24"/>
        </w:rPr>
        <w:pict>
          <v:shape id="_x0000_i1026" type="#_x0000_t75" style="width:36.85pt;height:18.4pt">
            <v:imagedata r:id="rId29" o:title=""/>
          </v:shape>
        </w:pict>
      </w:r>
      <w:r w:rsidRPr="00152423">
        <w:rPr>
          <w:rFonts w:ascii="Calibri" w:hAnsi="Calibri" w:hint="eastAsia"/>
          <w:szCs w:val="24"/>
        </w:rPr>
        <w:t>表示</w:t>
      </w:r>
      <w:r w:rsidRPr="00152423">
        <w:rPr>
          <w:rFonts w:ascii="Calibri" w:hAnsi="Calibri" w:hint="eastAsia"/>
          <w:szCs w:val="24"/>
        </w:rPr>
        <w:t>d</w:t>
      </w:r>
      <w:r w:rsidRPr="00152423">
        <w:rPr>
          <w:rFonts w:ascii="Calibri" w:hAnsi="Calibri" w:hint="eastAsia"/>
          <w:szCs w:val="24"/>
        </w:rPr>
        <w:t>维实例特征空间，</w:t>
      </w:r>
      <w:r w:rsidR="0027796B">
        <w:rPr>
          <w:rFonts w:ascii="Calibri" w:hAnsi="Calibri"/>
          <w:position w:val="-14"/>
          <w:szCs w:val="24"/>
        </w:rPr>
        <w:pict>
          <v:shape id="_x0000_i1027" type="#_x0000_t75" style="width:98.8pt;height:18.4pt">
            <v:imagedata r:id="rId30" o:title=""/>
          </v:shape>
        </w:pict>
      </w:r>
      <w:r w:rsidRPr="00152423">
        <w:rPr>
          <w:rFonts w:ascii="Calibri" w:hAnsi="Calibri" w:hint="eastAsia"/>
          <w:szCs w:val="24"/>
        </w:rPr>
        <w:t>为该空间</w:t>
      </w:r>
      <w:r w:rsidRPr="00152423">
        <w:rPr>
          <w:rFonts w:ascii="宋体" w:hAnsi="宋体" w:hint="eastAsia"/>
          <w:szCs w:val="24"/>
        </w:rPr>
        <w:t xml:space="preserve">的有限标签集合，即有M种可能的标签，多标签训练样本集 </w:t>
      </w:r>
      <w:r w:rsidR="0027796B">
        <w:rPr>
          <w:rFonts w:ascii="Calibri" w:hAnsi="Calibri"/>
          <w:position w:val="-12"/>
          <w:szCs w:val="24"/>
        </w:rPr>
        <w:pict>
          <v:shape id="_x0000_i1028" type="#_x0000_t75" style="width:108.85pt;height:18.4pt">
            <v:imagedata r:id="rId31" o:title=""/>
          </v:shape>
        </w:pict>
      </w:r>
      <w:r w:rsidRPr="00152423">
        <w:rPr>
          <w:rFonts w:ascii="Calibri" w:hAnsi="Calibri" w:hint="eastAsia"/>
          <w:szCs w:val="24"/>
        </w:rPr>
        <w:t>，</w:t>
      </w:r>
      <w:r w:rsidR="0027796B">
        <w:rPr>
          <w:rFonts w:ascii="Calibri" w:hAnsi="Calibri"/>
          <w:position w:val="-12"/>
          <w:szCs w:val="24"/>
        </w:rPr>
        <w:pict>
          <v:shape id="_x0000_i1029" type="#_x0000_t75" style="width:11.7pt;height:18.4pt">
            <v:imagedata r:id="rId32" o:title=""/>
          </v:shape>
        </w:pict>
      </w:r>
      <w:r w:rsidRPr="00152423">
        <w:rPr>
          <w:rFonts w:ascii="Calibri" w:hAnsi="Calibri" w:hint="eastAsia"/>
          <w:szCs w:val="24"/>
        </w:rPr>
        <w:t>表示</w:t>
      </w:r>
      <w:r w:rsidRPr="00152423">
        <w:rPr>
          <w:rFonts w:ascii="Calibri" w:hAnsi="Calibri" w:hint="eastAsia"/>
          <w:szCs w:val="24"/>
        </w:rPr>
        <w:t>d</w:t>
      </w:r>
      <w:r w:rsidRPr="00152423">
        <w:rPr>
          <w:rFonts w:ascii="Calibri" w:hAnsi="Calibri" w:hint="eastAsia"/>
          <w:szCs w:val="24"/>
        </w:rPr>
        <w:t>维特征向量，</w:t>
      </w:r>
      <w:r w:rsidRPr="00152423">
        <w:rPr>
          <w:rFonts w:ascii="Calibri" w:hAnsi="Calibri"/>
          <w:szCs w:val="24"/>
        </w:rPr>
        <w:t xml:space="preserve"> </w:t>
      </w:r>
      <w:r w:rsidR="0027796B">
        <w:rPr>
          <w:rFonts w:ascii="Calibri" w:hAnsi="Calibri"/>
          <w:position w:val="-12"/>
          <w:szCs w:val="24"/>
        </w:rPr>
        <w:pict>
          <v:shape id="_x0000_i1030" type="#_x0000_t75" style="width:36.85pt;height:18.4pt">
            <v:imagedata r:id="rId33" o:title=""/>
          </v:shape>
        </w:pict>
      </w:r>
      <w:r w:rsidRPr="00152423">
        <w:rPr>
          <w:rFonts w:ascii="Calibri" w:hAnsi="Calibri" w:hint="eastAsia"/>
          <w:szCs w:val="24"/>
        </w:rPr>
        <w:t>表示对应的第</w:t>
      </w:r>
      <w:r w:rsidRPr="00152423">
        <w:rPr>
          <w:rFonts w:ascii="Calibri" w:hAnsi="Calibri" w:hint="eastAsia"/>
          <w:szCs w:val="24"/>
        </w:rPr>
        <w:t>i</w:t>
      </w:r>
      <w:r w:rsidRPr="00152423">
        <w:rPr>
          <w:rFonts w:ascii="Calibri" w:hAnsi="Calibri" w:hint="eastAsia"/>
          <w:szCs w:val="24"/>
        </w:rPr>
        <w:t>个样本所关联的标签集合。多标签学习的目标是根据训练得到的函数</w:t>
      </w:r>
      <w:r w:rsidR="0027796B">
        <w:rPr>
          <w:rFonts w:ascii="Calibri" w:hAnsi="Calibri"/>
          <w:position w:val="-12"/>
          <w:szCs w:val="24"/>
        </w:rPr>
        <w:pict>
          <v:shape id="_x0000_i1031" type="#_x0000_t75" style="width:55.25pt;height:18.4pt">
            <v:imagedata r:id="rId34" o:title=""/>
          </v:shape>
        </w:pict>
      </w:r>
      <w:r w:rsidRPr="00152423">
        <w:rPr>
          <w:rFonts w:ascii="Calibri" w:hAnsi="Calibri" w:hint="eastAsia"/>
          <w:szCs w:val="24"/>
        </w:rPr>
        <w:t>，将测试样本集中的每一个样本</w:t>
      </w:r>
      <w:r w:rsidR="0027796B">
        <w:rPr>
          <w:rFonts w:ascii="Calibri" w:hAnsi="Calibri"/>
          <w:position w:val="-6"/>
          <w:szCs w:val="24"/>
        </w:rPr>
        <w:pict>
          <v:shape id="_x0000_i1032" type="#_x0000_t75" style="width:9.2pt;height:10.9pt">
            <v:imagedata r:id="rId35" o:title=""/>
          </v:shape>
        </w:pict>
      </w:r>
      <w:r w:rsidRPr="00152423">
        <w:rPr>
          <w:rFonts w:ascii="Calibri" w:hAnsi="Calibri" w:hint="eastAsia"/>
          <w:szCs w:val="24"/>
        </w:rPr>
        <w:t xml:space="preserve">, </w:t>
      </w:r>
      <w:r w:rsidRPr="00152423">
        <w:rPr>
          <w:rFonts w:ascii="Calibri" w:hAnsi="Calibri" w:hint="eastAsia"/>
          <w:szCs w:val="24"/>
        </w:rPr>
        <w:t>获得与其相关的标签集合</w:t>
      </w:r>
      <w:r w:rsidR="0027796B">
        <w:rPr>
          <w:rFonts w:ascii="Calibri" w:hAnsi="Calibri"/>
          <w:position w:val="-10"/>
          <w:szCs w:val="24"/>
        </w:rPr>
        <w:pict>
          <v:shape id="_x0000_i1033" type="#_x0000_t75" style="width:10.9pt;height:12.55pt">
            <v:imagedata r:id="rId36" o:title=""/>
          </v:shape>
        </w:pict>
      </w:r>
      <w:r w:rsidRPr="00152423">
        <w:rPr>
          <w:rFonts w:ascii="Calibri" w:hAnsi="Calibri" w:hint="eastAsia"/>
          <w:szCs w:val="24"/>
        </w:rPr>
        <w:t>。</w:t>
      </w:r>
      <w:r w:rsidRPr="00152423">
        <w:rPr>
          <w:rFonts w:ascii="Calibri" w:hAnsi="Calibri" w:hint="eastAsia"/>
          <w:szCs w:val="24"/>
        </w:rPr>
        <w:t xml:space="preserve">  </w:t>
      </w:r>
    </w:p>
    <w:p w:rsidR="00152423" w:rsidRPr="00152423" w:rsidRDefault="00152423" w:rsidP="00152423">
      <w:pPr>
        <w:ind w:firstLine="480"/>
        <w:rPr>
          <w:rFonts w:ascii="Calibri" w:hAnsi="Calibri"/>
          <w:szCs w:val="24"/>
        </w:rPr>
      </w:pPr>
      <w:r w:rsidRPr="00152423">
        <w:rPr>
          <w:rFonts w:ascii="Calibri" w:hAnsi="Calibri" w:hint="eastAsia"/>
          <w:szCs w:val="24"/>
        </w:rPr>
        <w:t>在多标签学习问题中，使用分类算法前，首先要衡量该数据集是否具有多标签分类的必要，因为它最终影响多标签分类效果，例如该数据集中的标签向量大多数仅有一个标签有效，收到的多标签分类效果非常微弱。该为了描述多标签数据集的特征，几种非常有用的多标签数据集衡量指标，标签基数见公式（</w:t>
      </w:r>
      <w:r w:rsidRPr="00152423">
        <w:rPr>
          <w:rFonts w:ascii="Calibri" w:hAnsi="Calibri" w:hint="eastAsia"/>
          <w:szCs w:val="24"/>
        </w:rPr>
        <w:t>2-1</w:t>
      </w:r>
      <w:r w:rsidRPr="00152423">
        <w:rPr>
          <w:rFonts w:ascii="Calibri" w:hAnsi="Calibri" w:hint="eastAsia"/>
          <w:szCs w:val="24"/>
        </w:rPr>
        <w:t>）</w:t>
      </w:r>
      <w:r w:rsidRPr="00152423">
        <w:rPr>
          <w:rFonts w:ascii="Calibri" w:hAnsi="Calibri" w:hint="eastAsia"/>
          <w:sz w:val="21"/>
          <w:szCs w:val="24"/>
        </w:rPr>
        <w:t>，</w:t>
      </w:r>
      <w:r w:rsidRPr="00152423">
        <w:rPr>
          <w:rFonts w:ascii="宋体" w:hAnsi="宋体" w:hint="eastAsia"/>
          <w:szCs w:val="24"/>
        </w:rPr>
        <w:t>表示每个样本平均的有效标签个数，一般来讲该值约大于等于2，具有较好的多标签数据集特性，对应的标签密度</w:t>
      </w:r>
      <w:r w:rsidRPr="00152423">
        <w:rPr>
          <w:rFonts w:ascii="Calibri" w:hAnsi="Calibri" w:hint="eastAsia"/>
          <w:szCs w:val="24"/>
        </w:rPr>
        <w:t>如公式（</w:t>
      </w:r>
      <w:r w:rsidRPr="00152423">
        <w:rPr>
          <w:rFonts w:ascii="Calibri" w:hAnsi="Calibri" w:hint="eastAsia"/>
          <w:szCs w:val="24"/>
        </w:rPr>
        <w:t>2-2</w:t>
      </w:r>
      <w:r w:rsidRPr="00152423">
        <w:rPr>
          <w:rFonts w:ascii="Calibri" w:hAnsi="Calibri" w:hint="eastAsia"/>
          <w:szCs w:val="24"/>
        </w:rPr>
        <w:t>）所示</w:t>
      </w:r>
      <w:r w:rsidRPr="00152423">
        <w:rPr>
          <w:rFonts w:ascii="Calibri" w:hAnsi="Calibri" w:hint="eastAsia"/>
          <w:sz w:val="21"/>
          <w:szCs w:val="24"/>
        </w:rPr>
        <w:t>。</w:t>
      </w:r>
      <w:r w:rsidRPr="00152423">
        <w:rPr>
          <w:rFonts w:ascii="Calibri" w:hAnsi="Calibri" w:hint="eastAsia"/>
          <w:szCs w:val="24"/>
        </w:rPr>
        <w:t>另一种常用的多标签测量方法为标签差异性，衡量样本空间中出现的不同标签组合的数量，公式见（</w:t>
      </w:r>
      <w:r w:rsidRPr="00152423">
        <w:rPr>
          <w:rFonts w:ascii="Calibri" w:hAnsi="Calibri" w:hint="eastAsia"/>
          <w:szCs w:val="24"/>
        </w:rPr>
        <w:t>2-3</w:t>
      </w:r>
      <w:r w:rsidRPr="00152423">
        <w:rPr>
          <w:rFonts w:ascii="Calibri" w:hAnsi="Calibri" w:hint="eastAsia"/>
          <w:szCs w:val="24"/>
        </w:rPr>
        <w:t>）。</w:t>
      </w:r>
    </w:p>
    <w:p w:rsidR="00152423" w:rsidRPr="00152423" w:rsidRDefault="0027796B" w:rsidP="00152423">
      <w:pPr>
        <w:spacing w:line="360" w:lineRule="auto"/>
        <w:ind w:firstLineChars="0" w:firstLine="480"/>
        <w:jc w:val="center"/>
        <w:rPr>
          <w:rFonts w:ascii="Calibri" w:hAnsi="Calibri"/>
          <w:szCs w:val="24"/>
        </w:rPr>
      </w:pPr>
      <w:r>
        <w:rPr>
          <w:rFonts w:ascii="Calibri" w:hAnsi="Calibri"/>
          <w:noProof/>
          <w:position w:val="-28"/>
          <w:sz w:val="21"/>
          <w:szCs w:val="24"/>
        </w:rPr>
        <w:pict>
          <v:shape id="_x0000_i1034" type="#_x0000_t75" style="width:107.15pt;height:32.65pt;visibility:visible;mso-wrap-style:square">
            <v:imagedata r:id="rId37" o:title=""/>
          </v:shape>
        </w:pict>
      </w:r>
      <w:r w:rsidR="00152423" w:rsidRPr="00152423">
        <w:rPr>
          <w:rFonts w:ascii="Calibri" w:hAnsi="Calibri" w:hint="eastAsia"/>
          <w:szCs w:val="24"/>
        </w:rPr>
        <w:t xml:space="preserve">  </w:t>
      </w:r>
      <w:commentRangeStart w:id="246"/>
      <w:r w:rsidR="00152423" w:rsidRPr="00152423">
        <w:rPr>
          <w:rFonts w:ascii="Calibri" w:hAnsi="Calibri" w:hint="eastAsia"/>
          <w:szCs w:val="24"/>
        </w:rPr>
        <w:t>（</w:t>
      </w:r>
      <w:r w:rsidR="00152423" w:rsidRPr="00152423">
        <w:rPr>
          <w:rFonts w:ascii="Calibri" w:hAnsi="Calibri" w:hint="eastAsia"/>
          <w:szCs w:val="24"/>
        </w:rPr>
        <w:t>2-1</w:t>
      </w:r>
      <w:r w:rsidR="00152423" w:rsidRPr="00152423">
        <w:rPr>
          <w:rFonts w:ascii="Calibri" w:hAnsi="Calibri" w:hint="eastAsia"/>
          <w:szCs w:val="24"/>
        </w:rPr>
        <w:t>）</w:t>
      </w:r>
      <w:commentRangeEnd w:id="246"/>
      <w:r w:rsidR="001B6DF4">
        <w:rPr>
          <w:rStyle w:val="af8"/>
        </w:rPr>
        <w:commentReference w:id="246"/>
      </w:r>
    </w:p>
    <w:p w:rsidR="00152423" w:rsidRPr="00152423" w:rsidRDefault="0027796B" w:rsidP="00152423">
      <w:pPr>
        <w:spacing w:line="360" w:lineRule="auto"/>
        <w:ind w:firstLineChars="0" w:firstLine="480"/>
        <w:jc w:val="center"/>
        <w:rPr>
          <w:rFonts w:ascii="Calibri" w:hAnsi="Calibri"/>
          <w:szCs w:val="24"/>
        </w:rPr>
      </w:pPr>
      <w:r>
        <w:rPr>
          <w:rFonts w:ascii="Calibri" w:hAnsi="Calibri"/>
          <w:noProof/>
          <w:position w:val="-28"/>
          <w:sz w:val="21"/>
          <w:szCs w:val="24"/>
        </w:rPr>
        <w:pict>
          <v:shape id="图片 2" o:spid="_x0000_i1035" type="#_x0000_t75" style="width:129.75pt;height:31.8pt;visibility:visible;mso-wrap-style:square">
            <v:imagedata r:id="rId38" o:title=""/>
          </v:shape>
        </w:pict>
      </w:r>
      <w:r w:rsidR="00152423" w:rsidRPr="00152423">
        <w:rPr>
          <w:rFonts w:ascii="Calibri" w:hAnsi="Calibri" w:hint="eastAsia"/>
          <w:szCs w:val="24"/>
        </w:rPr>
        <w:t xml:space="preserve">  </w:t>
      </w:r>
      <w:r w:rsidR="00152423" w:rsidRPr="00152423">
        <w:rPr>
          <w:rFonts w:ascii="Calibri" w:hAnsi="Calibri" w:hint="eastAsia"/>
          <w:szCs w:val="24"/>
        </w:rPr>
        <w:t>（</w:t>
      </w:r>
      <w:r w:rsidR="00152423" w:rsidRPr="00152423">
        <w:rPr>
          <w:rFonts w:ascii="Calibri" w:hAnsi="Calibri" w:hint="eastAsia"/>
          <w:szCs w:val="24"/>
        </w:rPr>
        <w:t>2-2</w:t>
      </w:r>
      <w:r w:rsidR="00152423" w:rsidRPr="00152423">
        <w:rPr>
          <w:rFonts w:ascii="Calibri" w:hAnsi="Calibri" w:hint="eastAsia"/>
          <w:szCs w:val="24"/>
        </w:rPr>
        <w:t>）</w:t>
      </w:r>
    </w:p>
    <w:p w:rsidR="00152423" w:rsidRPr="00152423" w:rsidRDefault="0027796B" w:rsidP="00152423">
      <w:pPr>
        <w:spacing w:line="360" w:lineRule="auto"/>
        <w:ind w:firstLineChars="0" w:firstLine="480"/>
        <w:jc w:val="center"/>
        <w:rPr>
          <w:rFonts w:ascii="Calibri" w:hAnsi="Calibri"/>
          <w:szCs w:val="24"/>
        </w:rPr>
      </w:pPr>
      <w:r>
        <w:rPr>
          <w:rFonts w:ascii="Calibri" w:hAnsi="Calibri"/>
          <w:noProof/>
          <w:position w:val="-10"/>
          <w:szCs w:val="24"/>
        </w:rPr>
        <w:pict>
          <v:shape id="图片 14" o:spid="_x0000_i1036" type="#_x0000_t75" style="width:152.35pt;height:15.9pt;visibility:visible;mso-wrap-style:square">
            <v:imagedata r:id="rId39" o:title=""/>
          </v:shape>
        </w:pict>
      </w:r>
      <w:r w:rsidR="00152423" w:rsidRPr="00152423">
        <w:rPr>
          <w:rFonts w:ascii="Calibri" w:hAnsi="Calibri" w:hint="eastAsia"/>
          <w:szCs w:val="24"/>
        </w:rPr>
        <w:t xml:space="preserve">  </w:t>
      </w:r>
      <w:r w:rsidR="00152423" w:rsidRPr="00152423">
        <w:rPr>
          <w:rFonts w:ascii="Calibri" w:hAnsi="Calibri" w:hint="eastAsia"/>
          <w:szCs w:val="24"/>
        </w:rPr>
        <w:t>（</w:t>
      </w:r>
      <w:r w:rsidR="00152423" w:rsidRPr="00152423">
        <w:rPr>
          <w:rFonts w:ascii="Calibri" w:hAnsi="Calibri" w:hint="eastAsia"/>
          <w:szCs w:val="24"/>
        </w:rPr>
        <w:t>2-3</w:t>
      </w:r>
      <w:r w:rsidR="00152423" w:rsidRPr="00152423">
        <w:rPr>
          <w:rFonts w:ascii="Calibri" w:hAnsi="Calibri" w:hint="eastAsia"/>
          <w:szCs w:val="24"/>
        </w:rPr>
        <w:t>）</w:t>
      </w:r>
    </w:p>
    <w:p w:rsidR="006855FA" w:rsidRDefault="006855FA" w:rsidP="006855FA">
      <w:pPr>
        <w:pStyle w:val="3"/>
      </w:pPr>
      <w:bookmarkStart w:id="247" w:name="_Toc511730071"/>
      <w:bookmarkStart w:id="248" w:name="_Toc511756904"/>
      <w:r w:rsidRPr="006855FA">
        <w:rPr>
          <w:rFonts w:hint="eastAsia"/>
        </w:rPr>
        <w:t>多标签学习的统计评价方法</w:t>
      </w:r>
      <w:bookmarkEnd w:id="247"/>
      <w:bookmarkEnd w:id="248"/>
    </w:p>
    <w:p w:rsidR="00740470" w:rsidRDefault="006855FA">
      <w:pPr>
        <w:ind w:firstLine="480"/>
      </w:pPr>
      <w:r w:rsidRPr="006855FA">
        <w:rPr>
          <w:rFonts w:hint="eastAsia"/>
        </w:rPr>
        <w:t>多标签分类效果评估方法不同于单标签分类，学术界目前已经有许多成熟的多标</w:t>
      </w:r>
      <w:r w:rsidRPr="006855FA">
        <w:rPr>
          <w:rFonts w:hint="eastAsia"/>
        </w:rPr>
        <w:lastRenderedPageBreak/>
        <w:t>签分类评估方法，大体上分为两大类，一种是二元分类评估，另一种是基于标签相关性排序的分类评估</w:t>
      </w:r>
      <w:r w:rsidRPr="006855FA">
        <w:rPr>
          <w:rFonts w:hint="eastAsia"/>
          <w:vertAlign w:val="superscript"/>
        </w:rPr>
        <w:t>[15]</w:t>
      </w:r>
      <w:r w:rsidRPr="006855FA">
        <w:rPr>
          <w:rFonts w:hint="eastAsia"/>
        </w:rPr>
        <w:t>。为了定义评估方法，给一样本</w:t>
      </w:r>
      <w:r w:rsidR="0027796B">
        <w:rPr>
          <w:rFonts w:ascii="宋体" w:hAnsi="宋体"/>
          <w:position w:val="-14"/>
        </w:rPr>
        <w:pict>
          <v:shape id="_x0000_i1037" type="#_x0000_t75" style="width:12.55pt;height:19.25pt">
            <v:imagedata r:id="rId40" o:title=""/>
          </v:shape>
        </w:pict>
      </w:r>
      <w:r w:rsidRPr="006855FA">
        <w:rPr>
          <w:rFonts w:hint="eastAsia"/>
        </w:rPr>
        <w:t>，标签预测集合设</w:t>
      </w:r>
      <w:r w:rsidR="0027796B">
        <w:rPr>
          <w:rFonts w:ascii="宋体" w:hAnsi="宋体"/>
          <w:position w:val="-14"/>
        </w:rPr>
        <w:pict>
          <v:shape id="_x0000_i1038" type="#_x0000_t75" style="width:15.05pt;height:19.25pt">
            <v:imagedata r:id="rId41" o:title=""/>
          </v:shape>
        </w:pict>
      </w:r>
      <w:r w:rsidRPr="006855FA">
        <w:rPr>
          <w:rFonts w:hint="eastAsia"/>
        </w:rPr>
        <w:t>，预测单个标签</w:t>
      </w:r>
      <w:r w:rsidR="0027796B">
        <w:rPr>
          <w:rFonts w:ascii="宋体" w:hAnsi="宋体"/>
          <w:position w:val="-6"/>
        </w:rPr>
        <w:pict>
          <v:shape id="_x0000_i1039" type="#_x0000_t75" style="width:10.9pt;height:14.25pt">
            <v:imagedata r:id="rId42" o:title=""/>
          </v:shape>
        </w:pict>
      </w:r>
      <w:r w:rsidRPr="006855FA">
        <w:rPr>
          <w:rFonts w:hint="eastAsia"/>
        </w:rPr>
        <w:t>对应的排序函数为</w:t>
      </w:r>
      <w:r w:rsidR="0027796B">
        <w:rPr>
          <w:rFonts w:ascii="宋体" w:hAnsi="宋体"/>
          <w:position w:val="-14"/>
        </w:rPr>
        <w:pict>
          <v:shape id="_x0000_i1040" type="#_x0000_t75" style="width:30.15pt;height:20.1pt">
            <v:imagedata r:id="rId43" o:title=""/>
          </v:shape>
        </w:pict>
      </w:r>
      <w:r w:rsidRPr="006855FA">
        <w:rPr>
          <w:rFonts w:hint="eastAsia"/>
        </w:rPr>
        <w:t>。与样本最相关的标签排序越靠前</w:t>
      </w:r>
      <w:r w:rsidRPr="006855FA">
        <w:rPr>
          <w:rFonts w:hint="eastAsia"/>
        </w:rPr>
        <w:t>rank(1)</w:t>
      </w:r>
      <w:r w:rsidRPr="006855FA">
        <w:rPr>
          <w:rFonts w:hint="eastAsia"/>
        </w:rPr>
        <w:t>，最不相关的标签排序越靠后</w:t>
      </w:r>
      <w:r w:rsidRPr="006855FA">
        <w:rPr>
          <w:rFonts w:hint="eastAsia"/>
        </w:rPr>
        <w:t>rank(M)</w:t>
      </w:r>
      <w:r w:rsidRPr="006855FA">
        <w:rPr>
          <w:rFonts w:hint="eastAsia"/>
        </w:rPr>
        <w:t>。</w:t>
      </w:r>
    </w:p>
    <w:p w:rsidR="006855FA" w:rsidRPr="006855FA" w:rsidRDefault="006855FA" w:rsidP="006855FA">
      <w:pPr>
        <w:numPr>
          <w:ilvl w:val="0"/>
          <w:numId w:val="13"/>
        </w:numPr>
        <w:ind w:firstLineChars="0"/>
      </w:pPr>
      <w:r w:rsidRPr="006855FA">
        <w:rPr>
          <w:rFonts w:hint="eastAsia"/>
        </w:rPr>
        <w:t>二元分类评估</w:t>
      </w:r>
    </w:p>
    <w:p w:rsidR="00740470" w:rsidRDefault="006855FA">
      <w:pPr>
        <w:ind w:firstLine="480"/>
      </w:pPr>
      <w:r w:rsidRPr="006855FA">
        <w:rPr>
          <w:rFonts w:hint="eastAsia"/>
        </w:rPr>
        <w:t>许多基于二元分类评估方法在于计算样本集的真实标签与预测标签的差异性的平均值</w:t>
      </w:r>
      <w:r w:rsidRPr="006855FA">
        <w:rPr>
          <w:rFonts w:hint="eastAsia"/>
        </w:rPr>
        <w:t>,</w:t>
      </w:r>
      <w:r w:rsidRPr="006855FA">
        <w:rPr>
          <w:rFonts w:hint="eastAsia"/>
        </w:rPr>
        <w:t>常见的</w:t>
      </w:r>
      <w:r w:rsidRPr="006855FA">
        <w:rPr>
          <w:rFonts w:hint="eastAsia"/>
        </w:rPr>
        <w:t>Hamming loss</w:t>
      </w:r>
      <w:r w:rsidRPr="006855FA">
        <w:rPr>
          <w:rFonts w:hint="eastAsia"/>
          <w:vertAlign w:val="superscript"/>
        </w:rPr>
        <w:t>[16]</w:t>
      </w:r>
      <w:r w:rsidRPr="006855FA">
        <w:rPr>
          <w:rFonts w:hint="eastAsia"/>
        </w:rPr>
        <w:t>、</w:t>
      </w:r>
      <w:r w:rsidRPr="006855FA">
        <w:rPr>
          <w:rFonts w:hint="eastAsia"/>
        </w:rPr>
        <w:t>Subset Accuracy</w:t>
      </w:r>
      <w:r w:rsidRPr="006855FA">
        <w:rPr>
          <w:rFonts w:hint="eastAsia"/>
          <w:vertAlign w:val="superscript"/>
        </w:rPr>
        <w:t>[17]</w:t>
      </w:r>
      <w:r w:rsidRPr="006855FA">
        <w:rPr>
          <w:rFonts w:hint="eastAsia"/>
        </w:rPr>
        <w:t>。另一种是对单个标签进行评估，然后取所有标签评估结果的均值，例如</w:t>
      </w:r>
      <w:r w:rsidRPr="006855FA">
        <w:rPr>
          <w:rFonts w:hint="eastAsia"/>
        </w:rPr>
        <w:t>micro</w:t>
      </w:r>
      <w:r>
        <w:rPr>
          <w:rFonts w:hint="eastAsia"/>
        </w:rPr>
        <w:t>-</w:t>
      </w:r>
      <w:r w:rsidRPr="006855FA">
        <w:rPr>
          <w:rFonts w:hint="eastAsia"/>
        </w:rPr>
        <w:t xml:space="preserve">averaged </w:t>
      </w:r>
      <w:r w:rsidRPr="006855FA">
        <w:rPr>
          <w:rFonts w:hint="eastAsia"/>
        </w:rPr>
        <w:t>、</w:t>
      </w:r>
      <w:r w:rsidRPr="006855FA">
        <w:rPr>
          <w:rFonts w:hint="eastAsia"/>
        </w:rPr>
        <w:t>macro</w:t>
      </w:r>
      <w:r>
        <w:rPr>
          <w:rFonts w:hint="eastAsia"/>
        </w:rPr>
        <w:t>-</w:t>
      </w:r>
      <w:r w:rsidRPr="006855FA">
        <w:rPr>
          <w:rFonts w:hint="eastAsia"/>
        </w:rPr>
        <w:t>averaged</w:t>
      </w:r>
      <w:r w:rsidRPr="006855FA">
        <w:rPr>
          <w:rFonts w:hint="eastAsia"/>
        </w:rPr>
        <w:t>。在这里可又分为基于样本的评估和基于标签的评估方法。</w:t>
      </w:r>
    </w:p>
    <w:p w:rsidR="006855FA" w:rsidRDefault="006855FA" w:rsidP="006855FA">
      <w:pPr>
        <w:numPr>
          <w:ilvl w:val="0"/>
          <w:numId w:val="14"/>
        </w:numPr>
        <w:ind w:firstLineChars="0"/>
      </w:pPr>
      <w:r w:rsidRPr="006855FA">
        <w:rPr>
          <w:rFonts w:hint="eastAsia"/>
        </w:rPr>
        <w:t>基于样本的评估方法</w:t>
      </w:r>
    </w:p>
    <w:p w:rsidR="006855FA" w:rsidRDefault="006855FA" w:rsidP="006855FA">
      <w:pPr>
        <w:ind w:left="900" w:firstLineChars="0" w:firstLine="0"/>
      </w:pPr>
      <w:r>
        <w:rPr>
          <w:rFonts w:hint="eastAsia"/>
        </w:rPr>
        <w:t>Hamming loss</w:t>
      </w:r>
      <w:r>
        <w:rPr>
          <w:rFonts w:hint="eastAsia"/>
        </w:rPr>
        <w:t>的定义如公式</w:t>
      </w:r>
      <w:r>
        <w:rPr>
          <w:rFonts w:hint="eastAsia"/>
        </w:rPr>
        <w:t>(2-4)</w:t>
      </w:r>
      <w:r>
        <w:rPr>
          <w:rFonts w:hint="eastAsia"/>
        </w:rPr>
        <w:t>：</w:t>
      </w:r>
    </w:p>
    <w:p w:rsidR="006855FA" w:rsidRDefault="006855FA" w:rsidP="006855FA">
      <w:pPr>
        <w:spacing w:beforeLines="50" w:before="120" w:afterLines="50" w:after="120"/>
        <w:ind w:left="902" w:firstLineChars="0" w:firstLine="0"/>
      </w:pPr>
      <w:r>
        <w:rPr>
          <w:rFonts w:hint="eastAsia"/>
        </w:rPr>
        <w:t xml:space="preserve">        </w:t>
      </w:r>
      <w:r w:rsidR="0027796B">
        <w:rPr>
          <w:position w:val="-28"/>
        </w:rPr>
        <w:pict>
          <v:shape id="_x0000_i1041" type="#_x0000_t75" style="width:162.4pt;height:32.65pt">
            <v:imagedata r:id="rId44" o:title=""/>
          </v:shape>
        </w:pict>
      </w:r>
      <w:r>
        <w:rPr>
          <w:rFonts w:hint="eastAsia"/>
          <w:position w:val="-28"/>
        </w:rPr>
        <w:t xml:space="preserve">  </w:t>
      </w:r>
      <w:r>
        <w:rPr>
          <w:rFonts w:hint="eastAsia"/>
        </w:rPr>
        <w:t>（</w:t>
      </w:r>
      <w:r>
        <w:rPr>
          <w:rFonts w:hint="eastAsia"/>
        </w:rPr>
        <w:t>2-4</w:t>
      </w:r>
      <w:r>
        <w:rPr>
          <w:rFonts w:hint="eastAsia"/>
        </w:rPr>
        <w:t>）</w:t>
      </w:r>
    </w:p>
    <w:p w:rsidR="006855FA" w:rsidRDefault="006855FA" w:rsidP="006855FA">
      <w:pPr>
        <w:spacing w:beforeLines="50" w:before="120" w:afterLines="50" w:after="120"/>
        <w:ind w:firstLine="480"/>
      </w:pPr>
      <w:r>
        <w:t>∆</w:t>
      </w:r>
      <w:r>
        <w:rPr>
          <w:rFonts w:hint="eastAsia"/>
        </w:rPr>
        <w:t>表示两个标签集对应标签的差异性，即逻辑上的异或操作，代表相关标签被预测为不相关标签的比例，一定程度上值越小分类效果越好。</w:t>
      </w:r>
    </w:p>
    <w:p w:rsidR="006855FA" w:rsidRDefault="006855FA" w:rsidP="003A1E5F">
      <w:pPr>
        <w:ind w:left="567" w:firstLineChars="138" w:firstLine="331"/>
      </w:pPr>
      <w:r>
        <w:rPr>
          <w:rFonts w:hint="eastAsia"/>
        </w:rPr>
        <w:t>Subset Accuracy</w:t>
      </w:r>
      <w:r>
        <w:rPr>
          <w:rFonts w:hint="eastAsia"/>
        </w:rPr>
        <w:t>的计算公式</w:t>
      </w:r>
      <w:r>
        <w:rPr>
          <w:rFonts w:hint="eastAsia"/>
        </w:rPr>
        <w:t>(2-5)</w:t>
      </w:r>
      <w:r>
        <w:rPr>
          <w:rFonts w:hint="eastAsia"/>
        </w:rPr>
        <w:t>：</w:t>
      </w:r>
    </w:p>
    <w:p w:rsidR="006855FA" w:rsidRDefault="0027796B" w:rsidP="003A1E5F">
      <w:pPr>
        <w:spacing w:beforeLines="50" w:before="120" w:afterLines="50" w:after="120"/>
        <w:ind w:left="902" w:firstLineChars="0" w:firstLine="0"/>
        <w:jc w:val="center"/>
      </w:pPr>
      <w:r>
        <w:rPr>
          <w:position w:val="-28"/>
        </w:rPr>
        <w:pict>
          <v:shape id="_x0000_i1042" type="#_x0000_t75" style="width:167.45pt;height:34.35pt">
            <v:imagedata r:id="rId45" o:title=""/>
          </v:shape>
        </w:pict>
      </w:r>
      <w:r w:rsidR="006855FA">
        <w:rPr>
          <w:rFonts w:hint="eastAsia"/>
          <w:position w:val="-28"/>
        </w:rPr>
        <w:t xml:space="preserve">  </w:t>
      </w:r>
      <w:r w:rsidR="006855FA">
        <w:rPr>
          <w:rFonts w:hint="eastAsia"/>
        </w:rPr>
        <w:t>（</w:t>
      </w:r>
      <w:r w:rsidR="006855FA">
        <w:rPr>
          <w:rFonts w:hint="eastAsia"/>
        </w:rPr>
        <w:t>2-5</w:t>
      </w:r>
      <w:r w:rsidR="006855FA">
        <w:rPr>
          <w:rFonts w:hint="eastAsia"/>
        </w:rPr>
        <w:t>）</w:t>
      </w:r>
    </w:p>
    <w:p w:rsidR="006855FA" w:rsidRDefault="006855FA" w:rsidP="003A1E5F">
      <w:pPr>
        <w:ind w:firstLineChars="0"/>
      </w:pPr>
      <w:r>
        <w:rPr>
          <w:rFonts w:hint="eastAsia"/>
        </w:rPr>
        <w:t>上式中</w:t>
      </w:r>
      <w:r w:rsidR="0027796B">
        <w:rPr>
          <w:rFonts w:ascii="宋体" w:hAnsi="宋体"/>
          <w:position w:val="-10"/>
        </w:rPr>
        <w:pict>
          <v:shape id="_x0000_i1043" type="#_x0000_t75" style="width:54.4pt;height:15.9pt">
            <v:imagedata r:id="rId46" o:title=""/>
          </v:shape>
        </w:pict>
      </w:r>
      <w:r w:rsidR="003A1E5F">
        <w:rPr>
          <w:rFonts w:hint="eastAsia"/>
        </w:rPr>
        <w:t>，</w:t>
      </w:r>
      <w:r w:rsidR="0027796B">
        <w:rPr>
          <w:rFonts w:ascii="宋体" w:hAnsi="宋体"/>
          <w:position w:val="-10"/>
        </w:rPr>
        <w:pict>
          <v:shape id="_x0000_i1044" type="#_x0000_t75" style="width:61.1pt;height:15.9pt">
            <v:imagedata r:id="rId47" o:title=""/>
          </v:shape>
        </w:pict>
      </w:r>
      <w:r w:rsidR="003A1E5F">
        <w:rPr>
          <w:rFonts w:hint="eastAsia"/>
        </w:rPr>
        <w:t>，</w:t>
      </w:r>
      <w:r>
        <w:rPr>
          <w:rFonts w:hint="eastAsia"/>
        </w:rPr>
        <w:t>该式严格要求预测标签集精确匹配真实标签集，</w:t>
      </w:r>
      <w:r>
        <w:rPr>
          <w:rFonts w:hint="eastAsia"/>
        </w:rPr>
        <w:t xml:space="preserve"> </w:t>
      </w:r>
      <w:r>
        <w:rPr>
          <w:rFonts w:hint="eastAsia"/>
        </w:rPr>
        <w:t>即预测标签等于真实标签的样本数所占比例，该值越大越好。</w:t>
      </w:r>
    </w:p>
    <w:p w:rsidR="006855FA" w:rsidRDefault="006855FA" w:rsidP="003A1E5F">
      <w:pPr>
        <w:ind w:left="900" w:firstLineChars="100" w:firstLine="240"/>
      </w:pPr>
      <w:r>
        <w:rPr>
          <w:rFonts w:hint="eastAsia"/>
        </w:rPr>
        <w:t>Precision, Recall, F1, Accuracy</w:t>
      </w:r>
      <w:r>
        <w:rPr>
          <w:rFonts w:hint="eastAsia"/>
        </w:rPr>
        <w:t>的定义见公式</w:t>
      </w:r>
      <w:r>
        <w:rPr>
          <w:rFonts w:hint="eastAsia"/>
        </w:rPr>
        <w:t>(2-6)</w:t>
      </w:r>
      <w:r>
        <w:rPr>
          <w:rFonts w:hint="eastAsia"/>
        </w:rPr>
        <w:t>：</w:t>
      </w:r>
    </w:p>
    <w:p w:rsidR="003A1E5F" w:rsidRPr="003A1E5F" w:rsidRDefault="0027796B" w:rsidP="003A1E5F">
      <w:pPr>
        <w:spacing w:beforeLines="50" w:before="120" w:afterLines="50" w:after="120" w:line="360" w:lineRule="auto"/>
        <w:ind w:firstLineChars="550" w:firstLine="1320"/>
        <w:jc w:val="left"/>
        <w:rPr>
          <w:rFonts w:ascii="宋体" w:hAnsi="宋体"/>
        </w:rPr>
      </w:pPr>
      <w:r>
        <w:rPr>
          <w:position w:val="-28"/>
        </w:rPr>
        <w:pict>
          <v:shape id="_x0000_i1045" type="#_x0000_t75" style="width:128.95pt;height:32.65pt">
            <v:imagedata r:id="rId48" o:title=""/>
          </v:shape>
        </w:pict>
      </w:r>
      <w:r w:rsidR="003A1E5F">
        <w:rPr>
          <w:rFonts w:hint="eastAsia"/>
        </w:rPr>
        <w:t xml:space="preserve">    </w:t>
      </w:r>
      <w:r>
        <w:rPr>
          <w:position w:val="-28"/>
        </w:rPr>
        <w:pict>
          <v:shape id="_x0000_i1046" type="#_x0000_t75" style="width:103.8pt;height:32.65pt">
            <v:imagedata r:id="rId49" o:title=""/>
          </v:shape>
        </w:pict>
      </w:r>
      <w:r w:rsidR="003A1E5F">
        <w:rPr>
          <w:rFonts w:hint="eastAsia"/>
        </w:rPr>
        <w:t xml:space="preserve">    </w:t>
      </w:r>
      <w:r w:rsidR="003A1E5F" w:rsidRPr="00B34A88">
        <w:rPr>
          <w:rFonts w:hint="eastAsia"/>
        </w:rPr>
        <w:t>（</w:t>
      </w:r>
      <w:r w:rsidR="003A1E5F" w:rsidRPr="00B34A88">
        <w:rPr>
          <w:rFonts w:hint="eastAsia"/>
        </w:rPr>
        <w:t>2-</w:t>
      </w:r>
      <w:r w:rsidR="003A1E5F">
        <w:rPr>
          <w:rFonts w:hint="eastAsia"/>
        </w:rPr>
        <w:t>6</w:t>
      </w:r>
      <w:r w:rsidR="003A1E5F" w:rsidRPr="00B34A88">
        <w:rPr>
          <w:rFonts w:hint="eastAsia"/>
        </w:rPr>
        <w:t>）</w:t>
      </w:r>
    </w:p>
    <w:p w:rsidR="006855FA" w:rsidRPr="003A1E5F" w:rsidRDefault="0027796B" w:rsidP="003A1E5F">
      <w:pPr>
        <w:spacing w:beforeLines="50" w:before="120" w:afterLines="50" w:after="120" w:line="360" w:lineRule="auto"/>
        <w:ind w:firstLineChars="500" w:firstLine="1200"/>
        <w:jc w:val="left"/>
        <w:rPr>
          <w:rFonts w:ascii="宋体" w:hAnsi="宋体"/>
        </w:rPr>
      </w:pPr>
      <w:r>
        <w:rPr>
          <w:position w:val="-28"/>
        </w:rPr>
        <w:pict>
          <v:shape id="_x0000_i1047" type="#_x0000_t75" style="width:103.8pt;height:32.65pt">
            <v:imagedata r:id="rId50" o:title=""/>
          </v:shape>
        </w:pict>
      </w:r>
      <w:r w:rsidR="003A1E5F">
        <w:rPr>
          <w:rFonts w:hint="eastAsia"/>
        </w:rPr>
        <w:t xml:space="preserve">    </w:t>
      </w:r>
      <w:r>
        <w:rPr>
          <w:position w:val="-28"/>
        </w:rPr>
        <w:pict>
          <v:shape id="_x0000_i1048" type="#_x0000_t75" style="width:143.15pt;height:35.15pt">
            <v:imagedata r:id="rId51" o:title=""/>
          </v:shape>
        </w:pict>
      </w:r>
      <w:r w:rsidR="006855FA">
        <w:t xml:space="preserve">  </w:t>
      </w:r>
    </w:p>
    <w:p w:rsidR="006855FA" w:rsidRPr="006855FA" w:rsidRDefault="006855FA" w:rsidP="006855FA">
      <w:pPr>
        <w:numPr>
          <w:ilvl w:val="0"/>
          <w:numId w:val="14"/>
        </w:numPr>
        <w:ind w:firstLineChars="0"/>
      </w:pPr>
      <w:r w:rsidRPr="006855FA">
        <w:rPr>
          <w:rFonts w:hint="eastAsia"/>
        </w:rPr>
        <w:t>基于标签的评估方法</w:t>
      </w:r>
    </w:p>
    <w:p w:rsidR="003A1E5F" w:rsidRDefault="003A1E5F" w:rsidP="003A1E5F">
      <w:pPr>
        <w:ind w:left="480" w:firstLine="480"/>
      </w:pPr>
      <w:r w:rsidRPr="003A1E5F">
        <w:rPr>
          <w:rFonts w:hint="eastAsia"/>
        </w:rPr>
        <w:t>Micro</w:t>
      </w:r>
      <w:r>
        <w:rPr>
          <w:rFonts w:hint="eastAsia"/>
        </w:rPr>
        <w:t>-averaged</w:t>
      </w:r>
      <w:r w:rsidRPr="003A1E5F">
        <w:rPr>
          <w:rFonts w:hint="eastAsia"/>
        </w:rPr>
        <w:t>和</w:t>
      </w:r>
      <w:r w:rsidRPr="003A1E5F">
        <w:rPr>
          <w:rFonts w:hint="eastAsia"/>
        </w:rPr>
        <w:t>macro</w:t>
      </w:r>
      <w:r>
        <w:rPr>
          <w:rFonts w:hint="eastAsia"/>
        </w:rPr>
        <w:t>-averaged</w:t>
      </w:r>
      <w:r w:rsidRPr="003A1E5F">
        <w:rPr>
          <w:rFonts w:hint="eastAsia"/>
        </w:rPr>
        <w:t>很类似，都是基于在单个标签上的二元评价方法。设二元评估方法为</w:t>
      </w:r>
      <w:r w:rsidR="0027796B">
        <w:rPr>
          <w:rFonts w:ascii="宋体" w:hAnsi="宋体"/>
          <w:position w:val="-10"/>
        </w:rPr>
        <w:pict>
          <v:shape id="_x0000_i1049" type="#_x0000_t75" style="width:76.2pt;height:15.9pt">
            <v:imagedata r:id="rId52" o:title=""/>
          </v:shape>
        </w:pict>
      </w:r>
      <w:r w:rsidRPr="003A1E5F">
        <w:rPr>
          <w:rFonts w:hint="eastAsia"/>
        </w:rPr>
        <w:t>，其中</w:t>
      </w:r>
      <w:r w:rsidR="0027796B">
        <w:rPr>
          <w:rFonts w:ascii="宋体" w:hAnsi="宋体"/>
          <w:position w:val="-10"/>
        </w:rPr>
        <w:pict>
          <v:shape id="_x0000_i1050" type="#_x0000_t75" style="width:1in;height:15.9pt">
            <v:imagedata r:id="rId53" o:title=""/>
          </v:shape>
        </w:pict>
      </w:r>
      <w:r w:rsidRPr="003A1E5F">
        <w:rPr>
          <w:rFonts w:hint="eastAsia"/>
        </w:rPr>
        <w:t>代表样本集在单个标签</w:t>
      </w:r>
      <w:r w:rsidR="0027796B">
        <w:rPr>
          <w:rFonts w:ascii="宋体" w:hAnsi="宋体"/>
          <w:position w:val="-6"/>
        </w:rPr>
        <w:pict>
          <v:shape id="_x0000_i1051" type="#_x0000_t75" style="width:10.9pt;height:14.25pt">
            <v:imagedata r:id="rId54" o:title=""/>
          </v:shape>
        </w:pict>
      </w:r>
      <w:r w:rsidRPr="003A1E5F">
        <w:rPr>
          <w:rFonts w:hint="eastAsia"/>
        </w:rPr>
        <w:t>上预测的真正类，真负类，假正类，假负类。</w:t>
      </w:r>
      <w:r>
        <w:rPr>
          <w:rFonts w:hint="eastAsia"/>
        </w:rPr>
        <w:t>Micro-averaged</w:t>
      </w:r>
      <w:r w:rsidRPr="003A1E5F">
        <w:rPr>
          <w:rFonts w:hint="eastAsia"/>
        </w:rPr>
        <w:t>和</w:t>
      </w:r>
      <w:r w:rsidRPr="003A1E5F">
        <w:rPr>
          <w:rFonts w:hint="eastAsia"/>
        </w:rPr>
        <w:t>macro</w:t>
      </w:r>
      <w:r>
        <w:rPr>
          <w:rFonts w:hint="eastAsia"/>
        </w:rPr>
        <w:t>-averaged</w:t>
      </w:r>
      <w:r w:rsidRPr="003A1E5F">
        <w:rPr>
          <w:rFonts w:hint="eastAsia"/>
        </w:rPr>
        <w:t>的计算方法如公式</w:t>
      </w:r>
      <w:r w:rsidRPr="003A1E5F">
        <w:rPr>
          <w:rFonts w:hint="eastAsia"/>
        </w:rPr>
        <w:t>(2-7)</w:t>
      </w:r>
      <w:r w:rsidRPr="003A1E5F">
        <w:rPr>
          <w:rFonts w:hint="eastAsia"/>
        </w:rPr>
        <w:t>所示：</w:t>
      </w:r>
    </w:p>
    <w:p w:rsidR="003A1E5F" w:rsidRDefault="0027796B" w:rsidP="003A1E5F">
      <w:pPr>
        <w:spacing w:line="360" w:lineRule="auto"/>
        <w:ind w:left="1020" w:firstLine="480"/>
        <w:jc w:val="center"/>
      </w:pPr>
      <w:r>
        <w:rPr>
          <w:position w:val="-28"/>
        </w:rPr>
        <w:pict>
          <v:shape id="_x0000_i1052" type="#_x0000_t75" style="width:153.2pt;height:32.65pt">
            <v:imagedata r:id="rId55" o:title=""/>
          </v:shape>
        </w:pict>
      </w:r>
    </w:p>
    <w:p w:rsidR="003A1E5F" w:rsidRPr="00B34A88" w:rsidRDefault="0027796B" w:rsidP="003A1E5F">
      <w:pPr>
        <w:spacing w:line="360" w:lineRule="auto"/>
        <w:ind w:left="1020" w:firstLine="480"/>
        <w:jc w:val="center"/>
      </w:pPr>
      <w:r>
        <w:rPr>
          <w:position w:val="-28"/>
        </w:rPr>
        <w:lastRenderedPageBreak/>
        <w:pict>
          <v:shape id="_x0000_i1053" type="#_x0000_t75" style="width:180.85pt;height:32.65pt">
            <v:imagedata r:id="rId56" o:title=""/>
          </v:shape>
        </w:pict>
      </w:r>
      <w:r w:rsidR="003A1E5F">
        <w:rPr>
          <w:rFonts w:hint="eastAsia"/>
        </w:rPr>
        <w:t xml:space="preserve">      </w:t>
      </w:r>
      <w:r w:rsidR="003A1E5F" w:rsidRPr="00B34A88">
        <w:rPr>
          <w:rFonts w:hint="eastAsia"/>
        </w:rPr>
        <w:t>（</w:t>
      </w:r>
      <w:r w:rsidR="003A1E5F" w:rsidRPr="00B34A88">
        <w:rPr>
          <w:rFonts w:hint="eastAsia"/>
        </w:rPr>
        <w:t>2-</w:t>
      </w:r>
      <w:r w:rsidR="003A1E5F">
        <w:rPr>
          <w:rFonts w:hint="eastAsia"/>
        </w:rPr>
        <w:t>7</w:t>
      </w:r>
      <w:r w:rsidR="003A1E5F" w:rsidRPr="00B34A88">
        <w:rPr>
          <w:rFonts w:hint="eastAsia"/>
        </w:rPr>
        <w:t>）</w:t>
      </w:r>
    </w:p>
    <w:p w:rsidR="00740470" w:rsidRDefault="003A1E5F" w:rsidP="003A1E5F">
      <w:pPr>
        <w:ind w:firstLineChars="400" w:firstLine="960"/>
      </w:pPr>
      <w:r w:rsidRPr="003A1E5F">
        <w:rPr>
          <w:rFonts w:hint="eastAsia"/>
        </w:rPr>
        <w:t>这些指标越大越好，最优值是</w:t>
      </w:r>
      <w:r>
        <w:rPr>
          <w:rFonts w:hint="eastAsia"/>
        </w:rPr>
        <w:t>1</w:t>
      </w:r>
      <w:r>
        <w:rPr>
          <w:rFonts w:hint="eastAsia"/>
        </w:rPr>
        <w:t>。</w:t>
      </w:r>
    </w:p>
    <w:p w:rsidR="003A1E5F" w:rsidRDefault="003A1E5F" w:rsidP="003A1E5F">
      <w:pPr>
        <w:numPr>
          <w:ilvl w:val="0"/>
          <w:numId w:val="13"/>
        </w:numPr>
        <w:ind w:firstLineChars="0"/>
      </w:pPr>
      <w:r>
        <w:rPr>
          <w:rFonts w:hint="eastAsia"/>
        </w:rPr>
        <w:t>排序评估</w:t>
      </w:r>
    </w:p>
    <w:p w:rsidR="003A1E5F" w:rsidRPr="006855FA" w:rsidRDefault="003A1E5F" w:rsidP="003A1E5F">
      <w:pPr>
        <w:ind w:firstLine="480"/>
      </w:pPr>
      <w:r w:rsidRPr="003A1E5F">
        <w:rPr>
          <w:rFonts w:hint="eastAsia"/>
        </w:rPr>
        <w:t>One-error</w:t>
      </w:r>
      <w:r w:rsidRPr="003A1E5F">
        <w:rPr>
          <w:rFonts w:hint="eastAsia"/>
        </w:rPr>
        <w:t>评估方法表示排序最靠前的标签不属于样本的相关标签集合中的一员，对应的样本所占比例如公式</w:t>
      </w:r>
      <w:r w:rsidRPr="003A1E5F">
        <w:rPr>
          <w:rFonts w:hint="eastAsia"/>
        </w:rPr>
        <w:t>(2-8)</w:t>
      </w:r>
      <w:r w:rsidRPr="003A1E5F">
        <w:rPr>
          <w:rFonts w:hint="eastAsia"/>
        </w:rPr>
        <w:t>所示：</w:t>
      </w:r>
    </w:p>
    <w:p w:rsidR="00740470" w:rsidRDefault="0027796B" w:rsidP="003A1E5F">
      <w:pPr>
        <w:ind w:firstLineChars="400" w:firstLine="960"/>
        <w:jc w:val="center"/>
      </w:pPr>
      <w:r>
        <w:rPr>
          <w:position w:val="-28"/>
        </w:rPr>
        <w:pict>
          <v:shape id="_x0000_i1054" type="#_x0000_t75" style="width:162.4pt;height:32.65pt">
            <v:imagedata r:id="rId57" o:title=""/>
          </v:shape>
        </w:pict>
      </w:r>
      <w:r w:rsidR="003A1E5F">
        <w:rPr>
          <w:rFonts w:hint="eastAsia"/>
          <w:position w:val="-28"/>
        </w:rPr>
        <w:t xml:space="preserve">   </w:t>
      </w:r>
      <w:r w:rsidR="003A1E5F" w:rsidRPr="003A1E5F">
        <w:rPr>
          <w:rFonts w:hint="eastAsia"/>
        </w:rPr>
        <w:t>（</w:t>
      </w:r>
      <w:r w:rsidR="003A1E5F" w:rsidRPr="003A1E5F">
        <w:rPr>
          <w:rFonts w:hint="eastAsia"/>
        </w:rPr>
        <w:t>2-8</w:t>
      </w:r>
      <w:r w:rsidR="003A1E5F" w:rsidRPr="003A1E5F">
        <w:rPr>
          <w:rFonts w:hint="eastAsia"/>
        </w:rPr>
        <w:t>）</w:t>
      </w:r>
    </w:p>
    <w:p w:rsidR="003A1E5F" w:rsidRPr="003A1E5F" w:rsidRDefault="003A1E5F" w:rsidP="003A1E5F">
      <w:pPr>
        <w:spacing w:line="360" w:lineRule="auto"/>
        <w:ind w:firstLineChars="250" w:firstLine="600"/>
        <w:rPr>
          <w:rFonts w:ascii="宋体" w:hAnsi="宋体"/>
        </w:rPr>
      </w:pPr>
      <w:r w:rsidRPr="003A1E5F">
        <w:rPr>
          <w:rFonts w:ascii="宋体" w:hAnsi="宋体" w:hint="eastAsia"/>
        </w:rPr>
        <w:t>其中</w:t>
      </w:r>
    </w:p>
    <w:p w:rsidR="003A1E5F" w:rsidRPr="003A1E5F" w:rsidRDefault="003A1E5F" w:rsidP="003A1E5F">
      <w:pPr>
        <w:spacing w:line="360" w:lineRule="auto"/>
        <w:ind w:firstLine="480"/>
        <w:jc w:val="center"/>
        <w:rPr>
          <w:rFonts w:ascii="宋体" w:hAnsi="宋体"/>
        </w:rPr>
      </w:pPr>
      <w:r w:rsidRPr="00153C0B">
        <w:rPr>
          <w:position w:val="-30"/>
        </w:rPr>
        <w:object w:dxaOrig="1939" w:dyaOrig="720">
          <v:shape id="_x0000_i1055" type="#_x0000_t75" style="width:132.3pt;height:48.55pt" o:ole="">
            <v:imagedata r:id="rId58" o:title=""/>
          </v:shape>
          <o:OLEObject Type="Embed" ProgID="Equation.DSMT4" ShapeID="_x0000_i1055" DrawAspect="Content" ObjectID="_1585767083" r:id="rId59"/>
        </w:object>
      </w:r>
    </w:p>
    <w:p w:rsidR="00740470" w:rsidRDefault="003A1E5F">
      <w:pPr>
        <w:ind w:firstLine="480"/>
      </w:pPr>
      <w:r w:rsidRPr="003A1E5F">
        <w:rPr>
          <w:rFonts w:hint="eastAsia"/>
        </w:rPr>
        <w:t>Coverage</w:t>
      </w:r>
      <w:r w:rsidRPr="003A1E5F">
        <w:rPr>
          <w:rFonts w:hint="eastAsia"/>
        </w:rPr>
        <w:t>指标见公式</w:t>
      </w:r>
      <w:r w:rsidRPr="003A1E5F">
        <w:rPr>
          <w:rFonts w:hint="eastAsia"/>
        </w:rPr>
        <w:t>(2-9),</w:t>
      </w:r>
      <w:r w:rsidRPr="003A1E5F">
        <w:rPr>
          <w:rFonts w:hint="eastAsia"/>
        </w:rPr>
        <w:t>指首先取样本的所有相关标签排序的最大深度，然后在所有样本上取平均，得到样本集的平均深度。该值越小说明分类时相关标签排序越靠前，分类效果越好。</w:t>
      </w:r>
    </w:p>
    <w:p w:rsidR="00740470" w:rsidRDefault="0027796B" w:rsidP="003A1E5F">
      <w:pPr>
        <w:ind w:firstLine="480"/>
        <w:jc w:val="center"/>
      </w:pPr>
      <w:r>
        <w:rPr>
          <w:position w:val="-28"/>
        </w:rPr>
        <w:pict>
          <v:shape id="_x0000_i1056" type="#_x0000_t75" style="width:119.7pt;height:32.65pt">
            <v:imagedata r:id="rId60" o:title=""/>
          </v:shape>
        </w:pict>
      </w:r>
      <w:r w:rsidR="003A1E5F">
        <w:rPr>
          <w:rFonts w:hint="eastAsia"/>
          <w:position w:val="-28"/>
        </w:rPr>
        <w:t xml:space="preserve">    </w:t>
      </w:r>
      <w:r w:rsidR="003A1E5F" w:rsidRPr="00B34A88">
        <w:rPr>
          <w:rFonts w:hint="eastAsia"/>
        </w:rPr>
        <w:t>（</w:t>
      </w:r>
      <w:r w:rsidR="003A1E5F" w:rsidRPr="00B34A88">
        <w:rPr>
          <w:rFonts w:hint="eastAsia"/>
        </w:rPr>
        <w:t>2-</w:t>
      </w:r>
      <w:r w:rsidR="003A1E5F">
        <w:rPr>
          <w:rFonts w:hint="eastAsia"/>
        </w:rPr>
        <w:t>9</w:t>
      </w:r>
      <w:r w:rsidR="003A1E5F" w:rsidRPr="00B34A88">
        <w:rPr>
          <w:rFonts w:hint="eastAsia"/>
        </w:rPr>
        <w:t>）</w:t>
      </w:r>
    </w:p>
    <w:p w:rsidR="00740470" w:rsidRDefault="003A1E5F" w:rsidP="003A1E5F">
      <w:pPr>
        <w:ind w:firstLineChars="300" w:firstLine="720"/>
      </w:pPr>
      <w:r w:rsidRPr="003A1E5F">
        <w:rPr>
          <w:rFonts w:hint="eastAsia"/>
        </w:rPr>
        <w:t>Ranking loss</w:t>
      </w:r>
      <w:r w:rsidRPr="003A1E5F">
        <w:rPr>
          <w:rFonts w:hint="eastAsia"/>
        </w:rPr>
        <w:t>的公式定义如</w:t>
      </w:r>
      <w:r w:rsidRPr="003A1E5F">
        <w:rPr>
          <w:rFonts w:hint="eastAsia"/>
        </w:rPr>
        <w:t>(2-10)</w:t>
      </w:r>
      <w:r w:rsidRPr="003A1E5F">
        <w:rPr>
          <w:rFonts w:hint="eastAsia"/>
        </w:rPr>
        <w:t>：</w:t>
      </w:r>
    </w:p>
    <w:p w:rsidR="00740470" w:rsidRDefault="0027796B" w:rsidP="003A7CD8">
      <w:pPr>
        <w:spacing w:beforeLines="50" w:before="120" w:afterLines="50" w:after="120"/>
        <w:ind w:firstLine="480"/>
        <w:jc w:val="center"/>
      </w:pPr>
      <w:r>
        <w:rPr>
          <w:position w:val="-28"/>
        </w:rPr>
        <w:pict>
          <v:shape id="_x0000_i1057" type="#_x0000_t75" style="width:312.3pt;height:32.65pt">
            <v:imagedata r:id="rId61" o:title=""/>
          </v:shape>
        </w:pict>
      </w:r>
      <w:r w:rsidR="003A1E5F">
        <w:rPr>
          <w:rFonts w:hint="eastAsia"/>
          <w:position w:val="-28"/>
        </w:rPr>
        <w:t xml:space="preserve">   </w:t>
      </w:r>
      <w:r w:rsidR="003A1E5F">
        <w:rPr>
          <w:rFonts w:hint="eastAsia"/>
          <w:position w:val="-28"/>
        </w:rPr>
        <w:t>（</w:t>
      </w:r>
      <w:r w:rsidR="003A7CD8">
        <w:rPr>
          <w:rFonts w:hint="eastAsia"/>
          <w:position w:val="-28"/>
        </w:rPr>
        <w:t>2-10</w:t>
      </w:r>
      <w:r w:rsidR="003A1E5F">
        <w:rPr>
          <w:rFonts w:hint="eastAsia"/>
          <w:position w:val="-28"/>
        </w:rPr>
        <w:t>）</w:t>
      </w:r>
    </w:p>
    <w:p w:rsidR="003A7CD8" w:rsidRPr="003A7CD8" w:rsidRDefault="003A7CD8" w:rsidP="003A7CD8">
      <w:pPr>
        <w:spacing w:line="360" w:lineRule="auto"/>
        <w:ind w:firstLine="480"/>
        <w:rPr>
          <w:rFonts w:ascii="宋体" w:hAnsi="宋体"/>
        </w:rPr>
      </w:pPr>
      <w:r w:rsidRPr="003A7CD8">
        <w:rPr>
          <w:rFonts w:ascii="宋体" w:hAnsi="宋体" w:hint="eastAsia"/>
        </w:rPr>
        <w:t xml:space="preserve">上式中 </w:t>
      </w:r>
      <w:r w:rsidR="0027796B">
        <w:rPr>
          <w:position w:val="-6"/>
        </w:rPr>
        <w:pict>
          <v:shape id="_x0000_i1058" type="#_x0000_t75" style="width:11.7pt;height:15.9pt">
            <v:imagedata r:id="rId62" o:title=""/>
          </v:shape>
        </w:pict>
      </w:r>
      <w:r>
        <w:rPr>
          <w:rFonts w:hint="eastAsia"/>
        </w:rPr>
        <w:t xml:space="preserve"> </w:t>
      </w:r>
      <w:r w:rsidRPr="003A7CD8">
        <w:rPr>
          <w:rFonts w:ascii="宋体" w:hAnsi="宋体" w:hint="eastAsia"/>
        </w:rPr>
        <w:t xml:space="preserve">是 yi 的补集,即样本 xi 的不相关标签集合。对于单个样本而言,其排序损失值就是它的所有相关标签与不相关标签对中,发生排序错误的百分比。因此 Ranking Loss </w:t>
      </w:r>
      <w:r>
        <w:rPr>
          <w:rFonts w:ascii="宋体" w:hAnsi="宋体" w:hint="eastAsia"/>
        </w:rPr>
        <w:t>就是所有样本的平均排序损失值，</w:t>
      </w:r>
      <w:r w:rsidRPr="003A7CD8">
        <w:rPr>
          <w:rFonts w:ascii="宋体" w:hAnsi="宋体" w:hint="eastAsia"/>
        </w:rPr>
        <w:t>该值越小越好。</w:t>
      </w:r>
    </w:p>
    <w:p w:rsidR="00FD1C09" w:rsidRDefault="007A4CC5" w:rsidP="00FD1C09">
      <w:pPr>
        <w:pStyle w:val="3"/>
      </w:pPr>
      <w:bookmarkStart w:id="249" w:name="_Toc511730072"/>
      <w:bookmarkStart w:id="250" w:name="_Toc511756905"/>
      <w:commentRangeStart w:id="251"/>
      <w:r>
        <w:rPr>
          <w:rFonts w:hint="eastAsia"/>
        </w:rPr>
        <w:t>多标签学习</w:t>
      </w:r>
      <w:r w:rsidR="00FD1C09" w:rsidRPr="006855FA">
        <w:rPr>
          <w:rFonts w:hint="eastAsia"/>
        </w:rPr>
        <w:t>方法</w:t>
      </w:r>
      <w:bookmarkEnd w:id="249"/>
      <w:bookmarkEnd w:id="250"/>
      <w:commentRangeEnd w:id="251"/>
      <w:r w:rsidR="001B6DF4">
        <w:rPr>
          <w:rStyle w:val="af8"/>
          <w:bCs w:val="0"/>
          <w:snapToGrid/>
          <w:kern w:val="2"/>
        </w:rPr>
        <w:commentReference w:id="251"/>
      </w:r>
    </w:p>
    <w:p w:rsidR="00740470" w:rsidRPr="00FD1C09" w:rsidRDefault="00FD1C09">
      <w:pPr>
        <w:ind w:firstLine="480"/>
      </w:pPr>
      <w:r w:rsidRPr="00FD1C09">
        <w:rPr>
          <w:rFonts w:hint="eastAsia"/>
        </w:rPr>
        <w:t>随着多标签学习技术的不断发展，许多重要的多标签分类算法被提出。这些算法总体上被分为两大类：基于问题转换的方法（</w:t>
      </w:r>
      <w:r w:rsidRPr="00FD1C09">
        <w:rPr>
          <w:rFonts w:hint="eastAsia"/>
        </w:rPr>
        <w:t>Problem transformation methods</w:t>
      </w:r>
      <w:r w:rsidRPr="00FD1C09">
        <w:rPr>
          <w:rFonts w:hint="eastAsia"/>
        </w:rPr>
        <w:t>）和算法适应性方法（</w:t>
      </w:r>
      <w:r w:rsidRPr="00FD1C09">
        <w:rPr>
          <w:rFonts w:hint="eastAsia"/>
        </w:rPr>
        <w:t>Algorithm adaptation methods</w:t>
      </w:r>
      <w:r w:rsidRPr="00FD1C09">
        <w:rPr>
          <w:rFonts w:hint="eastAsia"/>
        </w:rPr>
        <w:t>）。问题转换方法将多标签问题转换成已有的、成熟的单标签学习问题，典型的算法有</w:t>
      </w:r>
      <w:r w:rsidRPr="00FD1C09">
        <w:rPr>
          <w:rFonts w:hint="eastAsia"/>
        </w:rPr>
        <w:t>Binary Relevance(BR)</w:t>
      </w:r>
      <w:r w:rsidRPr="00FD1C09">
        <w:rPr>
          <w:rFonts w:hint="eastAsia"/>
        </w:rPr>
        <w:t>、</w:t>
      </w:r>
      <w:r w:rsidRPr="00FD1C09">
        <w:rPr>
          <w:rFonts w:hint="eastAsia"/>
        </w:rPr>
        <w:t>classifier chains(CC)</w:t>
      </w:r>
      <w:r w:rsidRPr="00FD1C09">
        <w:rPr>
          <w:rFonts w:hint="eastAsia"/>
        </w:rPr>
        <w:t>、</w:t>
      </w:r>
      <w:r w:rsidRPr="00FD1C09">
        <w:rPr>
          <w:rFonts w:hint="eastAsia"/>
        </w:rPr>
        <w:t>Label Powerset(LP)</w:t>
      </w:r>
      <w:r w:rsidRPr="00FD1C09">
        <w:rPr>
          <w:rFonts w:hint="eastAsia"/>
        </w:rPr>
        <w:t>、</w:t>
      </w:r>
      <w:r w:rsidRPr="00FD1C09">
        <w:rPr>
          <w:rFonts w:hint="eastAsia"/>
        </w:rPr>
        <w:t>Random k-labelsets(RAKEL)</w:t>
      </w:r>
      <w:r w:rsidRPr="00FD1C09">
        <w:rPr>
          <w:rFonts w:hint="eastAsia"/>
        </w:rPr>
        <w:t>、</w:t>
      </w:r>
      <w:r w:rsidRPr="00FD1C09">
        <w:rPr>
          <w:rFonts w:hint="eastAsia"/>
        </w:rPr>
        <w:t>Hierarchy Of Multi-label learners (HOMER)</w:t>
      </w:r>
      <w:r w:rsidRPr="00FD1C09">
        <w:rPr>
          <w:rFonts w:hint="eastAsia"/>
        </w:rPr>
        <w:t>。算法适应性方法则是对已有单标签分类算法进行修改来解决多标签分类问题，例如</w:t>
      </w:r>
      <w:r w:rsidRPr="00FD1C09">
        <w:rPr>
          <w:rFonts w:hint="eastAsia"/>
        </w:rPr>
        <w:t>Multi-Label k-Nearest Neighbor(ML-KNN)</w:t>
      </w:r>
      <w:r w:rsidRPr="00FD1C09">
        <w:rPr>
          <w:rFonts w:hint="eastAsia"/>
        </w:rPr>
        <w:t>、</w:t>
      </w:r>
      <w:r w:rsidRPr="00FD1C09">
        <w:rPr>
          <w:rFonts w:hint="eastAsia"/>
        </w:rPr>
        <w:t>AdaBoostMH</w:t>
      </w:r>
      <w:r w:rsidRPr="00FD1C09">
        <w:rPr>
          <w:rFonts w:hint="eastAsia"/>
        </w:rPr>
        <w:t>。下面进行详细探讨。</w:t>
      </w:r>
    </w:p>
    <w:p w:rsidR="00740470" w:rsidRDefault="00FD1C09" w:rsidP="00FD1C09">
      <w:pPr>
        <w:numPr>
          <w:ilvl w:val="0"/>
          <w:numId w:val="16"/>
        </w:numPr>
        <w:ind w:firstLineChars="0"/>
      </w:pPr>
      <w:r w:rsidRPr="00FD1C09">
        <w:rPr>
          <w:rFonts w:hint="eastAsia"/>
        </w:rPr>
        <w:t>基于问题转换的方法</w:t>
      </w:r>
    </w:p>
    <w:p w:rsidR="00740470" w:rsidRDefault="00FD1C09" w:rsidP="00FD1C09">
      <w:pPr>
        <w:numPr>
          <w:ilvl w:val="0"/>
          <w:numId w:val="17"/>
        </w:numPr>
        <w:ind w:firstLineChars="0"/>
      </w:pPr>
      <w:commentRangeStart w:id="252"/>
      <w:r>
        <w:rPr>
          <w:rFonts w:hint="eastAsia"/>
        </w:rPr>
        <w:t>BR</w:t>
      </w:r>
      <w:commentRangeEnd w:id="252"/>
      <w:r w:rsidR="001B6DF4">
        <w:rPr>
          <w:rStyle w:val="af8"/>
        </w:rPr>
        <w:commentReference w:id="252"/>
      </w:r>
    </w:p>
    <w:p w:rsidR="00740470" w:rsidRDefault="00FD1C09">
      <w:pPr>
        <w:ind w:firstLine="480"/>
      </w:pPr>
      <w:r w:rsidRPr="00FD1C09">
        <w:rPr>
          <w:rFonts w:hint="eastAsia"/>
        </w:rPr>
        <w:t>该算法非常流行的转换方法，对</w:t>
      </w:r>
      <w:r w:rsidR="0027796B">
        <w:rPr>
          <w:position w:val="-4"/>
        </w:rPr>
        <w:pict>
          <v:shape id="_x0000_i1059" type="#_x0000_t75" style="width:10.9pt;height:12.55pt">
            <v:imagedata r:id="rId63" o:title=""/>
          </v:shape>
        </w:pict>
      </w:r>
      <w:r w:rsidRPr="00FD1C09">
        <w:rPr>
          <w:rFonts w:hint="eastAsia"/>
        </w:rPr>
        <w:t>中出现每个不同的标签，学习到</w:t>
      </w:r>
      <w:r w:rsidRPr="00FD1C09">
        <w:rPr>
          <w:rFonts w:hint="eastAsia"/>
        </w:rPr>
        <w:t>M</w:t>
      </w:r>
      <w:r w:rsidRPr="00FD1C09">
        <w:rPr>
          <w:rFonts w:hint="eastAsia"/>
        </w:rPr>
        <w:t>个二分类器，</w:t>
      </w:r>
      <w:r w:rsidRPr="00FD1C09">
        <w:rPr>
          <w:rFonts w:hint="eastAsia"/>
        </w:rPr>
        <w:lastRenderedPageBreak/>
        <w:t>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r w:rsidRPr="00FD1C09">
        <w:rPr>
          <w:rFonts w:hint="eastAsia"/>
        </w:rPr>
        <w:t>个包含所有原始样本的数据集</w:t>
      </w:r>
      <w:r w:rsidR="0027796B">
        <w:rPr>
          <w:position w:val="-10"/>
        </w:rPr>
        <w:pict>
          <v:shape id="_x0000_i1060" type="#_x0000_t75" style="width:67pt;height:16.75pt">
            <v:imagedata r:id="rId64" o:title=""/>
          </v:shape>
        </w:pict>
      </w:r>
      <w:r w:rsidRPr="00FD1C09">
        <w:rPr>
          <w:rFonts w:hint="eastAsia"/>
        </w:rPr>
        <w:t>，若原始样本中包含标签</w:t>
      </w:r>
      <w:r w:rsidR="0027796B">
        <w:rPr>
          <w:rFonts w:ascii="Calibri" w:hAnsi="Calibri"/>
          <w:position w:val="-8"/>
          <w:sz w:val="21"/>
          <w:szCs w:val="24"/>
        </w:rPr>
        <w:pict>
          <v:shape id="_x0000_i1061" type="#_x0000_t75" style="width:12.55pt;height:15.05pt">
            <v:imagedata r:id="rId65" o:title=""/>
          </v:shape>
        </w:pict>
      </w:r>
      <w:r>
        <w:rPr>
          <w:rFonts w:hint="eastAsia"/>
        </w:rPr>
        <w:t>，</w:t>
      </w:r>
      <w:r w:rsidR="0027796B">
        <w:rPr>
          <w:position w:val="-8"/>
        </w:rPr>
        <w:pict>
          <v:shape id="_x0000_i1062" type="#_x0000_t75" style="width:18.4pt;height:15.05pt">
            <v:imagedata r:id="rId66" o:title=""/>
          </v:shape>
        </w:pict>
      </w:r>
      <w:r w:rsidRPr="00FD1C09">
        <w:rPr>
          <w:rFonts w:hint="eastAsia"/>
        </w:rPr>
        <w:t>中对应该样本标记为正类，否则为负类。当新样本到来时，</w:t>
      </w:r>
      <w:r w:rsidRPr="00FD1C09">
        <w:rPr>
          <w:rFonts w:hint="eastAsia"/>
        </w:rPr>
        <w:t>BR</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FD1C09">
        <w:rPr>
          <w:rFonts w:hint="eastAsia"/>
        </w:rPr>
        <w:t>BR</w:t>
      </w:r>
      <w:r w:rsidRPr="00FD1C09">
        <w:rPr>
          <w:rFonts w:hint="eastAsia"/>
        </w:rPr>
        <w:t>算法要求的数据集如表</w:t>
      </w:r>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FD1C09" w:rsidRPr="00FD1C09" w:rsidRDefault="00FD1C09" w:rsidP="00FD1C09">
      <w:pPr>
        <w:spacing w:beforeLines="50" w:before="120" w:line="360" w:lineRule="auto"/>
        <w:ind w:firstLine="480"/>
        <w:jc w:val="center"/>
        <w:rPr>
          <w:rFonts w:ascii="宋体" w:hAnsi="宋体"/>
        </w:rPr>
      </w:pPr>
      <w:r w:rsidRPr="00FD1C09">
        <w:rPr>
          <w:rFonts w:ascii="宋体" w:hAnsi="宋体" w:hint="eastAsia"/>
        </w:rPr>
        <w:t>表2-1 原始多标签数据集</w:t>
      </w:r>
    </w:p>
    <w:tbl>
      <w:tblPr>
        <w:tblW w:w="5898"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938"/>
        <w:gridCol w:w="992"/>
        <w:gridCol w:w="992"/>
        <w:gridCol w:w="992"/>
        <w:gridCol w:w="992"/>
        <w:gridCol w:w="992"/>
      </w:tblGrid>
      <w:tr w:rsidR="00372BEC" w:rsidRPr="00C17A3C" w:rsidTr="00372BEC">
        <w:trPr>
          <w:jc w:val="center"/>
        </w:trPr>
        <w:tc>
          <w:tcPr>
            <w:tcW w:w="938"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样本</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属性</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标签</w:t>
            </w:r>
            <w:r w:rsidRPr="00372BEC">
              <w:rPr>
                <w:rFonts w:hint="eastAsia"/>
                <w:b/>
                <w:bCs/>
              </w:rPr>
              <w:t>1</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标签</w:t>
            </w:r>
            <w:r w:rsidRPr="00372BEC">
              <w:rPr>
                <w:rFonts w:hint="eastAsia"/>
                <w:b/>
                <w:bCs/>
              </w:rPr>
              <w:t>2</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标签</w:t>
            </w:r>
            <w:r w:rsidRPr="00372BEC">
              <w:rPr>
                <w:rFonts w:hint="eastAsia"/>
                <w:b/>
                <w:bCs/>
              </w:rPr>
              <w:t>3</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标签</w:t>
            </w:r>
            <w:r w:rsidRPr="00372BEC">
              <w:rPr>
                <w:rFonts w:hint="eastAsia"/>
                <w:b/>
                <w:bCs/>
              </w:rPr>
              <w:t>4</w:t>
            </w:r>
          </w:p>
        </w:tc>
      </w:tr>
      <w:tr w:rsidR="00372BEC" w:rsidTr="00372BEC">
        <w:trPr>
          <w:jc w:val="center"/>
        </w:trPr>
        <w:tc>
          <w:tcPr>
            <w:tcW w:w="938"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t>X</w:t>
            </w: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r>
      <w:tr w:rsidR="00372BEC" w:rsidTr="00372BEC">
        <w:trPr>
          <w:jc w:val="center"/>
        </w:trPr>
        <w:tc>
          <w:tcPr>
            <w:tcW w:w="938" w:type="dxa"/>
            <w:shd w:val="clear" w:color="auto" w:fill="auto"/>
          </w:tcPr>
          <w:p w:rsidR="00FD1C09" w:rsidRDefault="00FD1C09" w:rsidP="00372BEC">
            <w:pPr>
              <w:pStyle w:val="11"/>
              <w:spacing w:line="360" w:lineRule="auto"/>
              <w:ind w:firstLineChars="0" w:firstLine="0"/>
            </w:pPr>
            <w:r>
              <w:rPr>
                <w:rFonts w:hint="eastAsia"/>
              </w:rPr>
              <w:t>2</w:t>
            </w:r>
          </w:p>
        </w:tc>
        <w:tc>
          <w:tcPr>
            <w:tcW w:w="992" w:type="dxa"/>
            <w:shd w:val="clear" w:color="auto" w:fill="auto"/>
          </w:tcPr>
          <w:p w:rsidR="00FD1C09" w:rsidRDefault="00FD1C09" w:rsidP="00372BEC">
            <w:pPr>
              <w:pStyle w:val="11"/>
              <w:spacing w:line="360" w:lineRule="auto"/>
              <w:ind w:firstLineChars="0" w:firstLine="0"/>
            </w:pPr>
            <w:r>
              <w:t>X</w:t>
            </w:r>
            <w:r>
              <w:rPr>
                <w:rFonts w:hint="eastAsia"/>
              </w:rPr>
              <w:t>2</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r>
      <w:tr w:rsidR="00372BEC" w:rsidTr="00372BEC">
        <w:trPr>
          <w:jc w:val="center"/>
        </w:trPr>
        <w:tc>
          <w:tcPr>
            <w:tcW w:w="938" w:type="dxa"/>
            <w:shd w:val="clear" w:color="auto" w:fill="auto"/>
          </w:tcPr>
          <w:p w:rsidR="00FD1C09" w:rsidRDefault="00FD1C09" w:rsidP="00372BEC">
            <w:pPr>
              <w:pStyle w:val="11"/>
              <w:spacing w:line="360" w:lineRule="auto"/>
              <w:ind w:firstLineChars="0" w:firstLine="0"/>
            </w:pPr>
            <w:r>
              <w:rPr>
                <w:rFonts w:hint="eastAsia"/>
              </w:rPr>
              <w:t>3</w:t>
            </w:r>
          </w:p>
        </w:tc>
        <w:tc>
          <w:tcPr>
            <w:tcW w:w="992" w:type="dxa"/>
            <w:shd w:val="clear" w:color="auto" w:fill="auto"/>
          </w:tcPr>
          <w:p w:rsidR="00FD1C09" w:rsidRDefault="00FD1C09" w:rsidP="00372BEC">
            <w:pPr>
              <w:pStyle w:val="11"/>
              <w:spacing w:line="360" w:lineRule="auto"/>
              <w:ind w:firstLineChars="0" w:firstLine="0"/>
            </w:pPr>
            <w:r>
              <w:t>X</w:t>
            </w:r>
            <w:r>
              <w:rPr>
                <w:rFonts w:hint="eastAsia"/>
              </w:rPr>
              <w:t>3</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r>
      <w:tr w:rsidR="00372BEC" w:rsidTr="00372BEC">
        <w:trPr>
          <w:jc w:val="center"/>
        </w:trPr>
        <w:tc>
          <w:tcPr>
            <w:tcW w:w="938" w:type="dxa"/>
            <w:shd w:val="clear" w:color="auto" w:fill="auto"/>
          </w:tcPr>
          <w:p w:rsidR="00FD1C09" w:rsidRDefault="00FD1C09" w:rsidP="00372BEC">
            <w:pPr>
              <w:pStyle w:val="11"/>
              <w:spacing w:line="360" w:lineRule="auto"/>
              <w:ind w:firstLineChars="0" w:firstLine="0"/>
            </w:pPr>
            <w:r>
              <w:rPr>
                <w:rFonts w:hint="eastAsia"/>
              </w:rPr>
              <w:t>4</w:t>
            </w:r>
          </w:p>
        </w:tc>
        <w:tc>
          <w:tcPr>
            <w:tcW w:w="992" w:type="dxa"/>
            <w:shd w:val="clear" w:color="auto" w:fill="auto"/>
          </w:tcPr>
          <w:p w:rsidR="00FD1C09" w:rsidRDefault="00FD1C09" w:rsidP="00372BEC">
            <w:pPr>
              <w:pStyle w:val="11"/>
              <w:spacing w:line="360" w:lineRule="auto"/>
              <w:ind w:firstLineChars="0" w:firstLine="0"/>
            </w:pPr>
            <w:r>
              <w:t>X</w:t>
            </w:r>
            <w:r>
              <w:rPr>
                <w:rFonts w:hint="eastAsia"/>
              </w:rPr>
              <w:t>4</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r>
    </w:tbl>
    <w:p w:rsidR="00FD1C09" w:rsidRDefault="00FD1C09" w:rsidP="00FD1C09">
      <w:pPr>
        <w:spacing w:before="240"/>
        <w:ind w:firstLine="480"/>
        <w:jc w:val="center"/>
      </w:pPr>
    </w:p>
    <w:p w:rsidR="00FD1C09" w:rsidRDefault="001B6DF4" w:rsidP="001B6DF4">
      <w:pPr>
        <w:spacing w:before="240"/>
        <w:ind w:firstLine="420"/>
        <w:jc w:val="center"/>
      </w:pPr>
      <w:r>
        <w:rPr>
          <w:rStyle w:val="af8"/>
        </w:rPr>
        <w:commentReference w:id="253"/>
      </w:r>
    </w:p>
    <w:p w:rsidR="00FD1C09" w:rsidRDefault="00FD1C09" w:rsidP="00FD1C09">
      <w:pPr>
        <w:spacing w:before="240"/>
        <w:ind w:firstLine="480"/>
        <w:jc w:val="center"/>
      </w:pPr>
    </w:p>
    <w:p w:rsidR="00FD1C09" w:rsidRPr="00C17A3C" w:rsidRDefault="00FD1C09" w:rsidP="00FD1C09">
      <w:pPr>
        <w:spacing w:before="240"/>
        <w:ind w:firstLine="480"/>
        <w:jc w:val="center"/>
      </w:pPr>
      <w:r>
        <w:rPr>
          <w:rFonts w:hint="eastAsia"/>
        </w:rPr>
        <w:t>表</w:t>
      </w:r>
      <w:r>
        <w:rPr>
          <w:rFonts w:hint="eastAsia"/>
        </w:rPr>
        <w:t>2-2 BR</w:t>
      </w:r>
      <w:r>
        <w:rPr>
          <w:rFonts w:hint="eastAsia"/>
        </w:rPr>
        <w:t>转化后的数据集</w:t>
      </w:r>
    </w:p>
    <w:tbl>
      <w:tblPr>
        <w:tblpPr w:leftFromText="180" w:rightFromText="180" w:vertAnchor="text" w:horzAnchor="page" w:tblpX="3031" w:tblpY="254"/>
        <w:tblW w:w="2660"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817"/>
        <w:gridCol w:w="851"/>
        <w:gridCol w:w="992"/>
      </w:tblGrid>
      <w:tr w:rsidR="00372BEC" w:rsidRPr="00C53AD6" w:rsidTr="00372BEC">
        <w:tc>
          <w:tcPr>
            <w:tcW w:w="817" w:type="dxa"/>
            <w:tcBorders>
              <w:bottom w:val="single" w:sz="12" w:space="0" w:color="000000"/>
              <w:tl2br w:val="nil"/>
              <w:tr2bl w:val="nil"/>
            </w:tcBorders>
            <w:shd w:val="clear" w:color="auto" w:fill="auto"/>
          </w:tcPr>
          <w:p w:rsidR="00FD1C09" w:rsidRPr="00C53AD6" w:rsidRDefault="00FD1C09" w:rsidP="00372BEC">
            <w:pPr>
              <w:pStyle w:val="11"/>
              <w:ind w:firstLineChars="0" w:firstLine="0"/>
              <w:rPr>
                <w:bCs/>
                <w:sz w:val="24"/>
              </w:rPr>
            </w:pPr>
            <w:r w:rsidRPr="00C53AD6">
              <w:rPr>
                <w:rFonts w:hint="eastAsia"/>
                <w:bCs/>
                <w:sz w:val="24"/>
              </w:rPr>
              <w:t>样本</w:t>
            </w:r>
          </w:p>
        </w:tc>
        <w:tc>
          <w:tcPr>
            <w:tcW w:w="851" w:type="dxa"/>
            <w:tcBorders>
              <w:bottom w:val="single" w:sz="12" w:space="0" w:color="000000"/>
              <w:tl2br w:val="nil"/>
              <w:tr2bl w:val="nil"/>
            </w:tcBorders>
            <w:shd w:val="clear" w:color="auto" w:fill="auto"/>
          </w:tcPr>
          <w:p w:rsidR="00FD1C09" w:rsidRPr="00C53AD6" w:rsidRDefault="00FD1C09" w:rsidP="00372BEC">
            <w:pPr>
              <w:pStyle w:val="11"/>
              <w:ind w:firstLineChars="0" w:firstLine="0"/>
              <w:rPr>
                <w:bCs/>
                <w:sz w:val="24"/>
              </w:rPr>
            </w:pPr>
            <w:r w:rsidRPr="00C53AD6">
              <w:rPr>
                <w:rFonts w:hint="eastAsia"/>
                <w:bCs/>
                <w:sz w:val="24"/>
              </w:rPr>
              <w:t>属性</w:t>
            </w:r>
          </w:p>
        </w:tc>
        <w:tc>
          <w:tcPr>
            <w:tcW w:w="992" w:type="dxa"/>
            <w:tcBorders>
              <w:bottom w:val="single" w:sz="12" w:space="0" w:color="000000"/>
              <w:tl2br w:val="nil"/>
              <w:tr2bl w:val="nil"/>
            </w:tcBorders>
            <w:shd w:val="clear" w:color="auto" w:fill="auto"/>
          </w:tcPr>
          <w:p w:rsidR="00FD1C09" w:rsidRPr="00C53AD6" w:rsidRDefault="00FD1C09" w:rsidP="00372BEC">
            <w:pPr>
              <w:pStyle w:val="11"/>
              <w:ind w:firstLineChars="0" w:firstLine="0"/>
              <w:rPr>
                <w:bCs/>
                <w:sz w:val="24"/>
              </w:rPr>
            </w:pPr>
            <w:r w:rsidRPr="00C53AD6">
              <w:rPr>
                <w:rFonts w:hint="eastAsia"/>
                <w:bCs/>
                <w:sz w:val="24"/>
              </w:rPr>
              <w:t>标签</w:t>
            </w:r>
            <w:r w:rsidRPr="00C53AD6">
              <w:rPr>
                <w:rFonts w:hint="eastAsia"/>
                <w:bCs/>
                <w:sz w:val="24"/>
              </w:rPr>
              <w:t>1</w:t>
            </w:r>
          </w:p>
        </w:tc>
      </w:tr>
      <w:tr w:rsidR="00372BEC" w:rsidRPr="00C53AD6" w:rsidTr="00372BEC">
        <w:tc>
          <w:tcPr>
            <w:tcW w:w="817" w:type="dxa"/>
            <w:shd w:val="clear" w:color="auto" w:fill="auto"/>
          </w:tcPr>
          <w:p w:rsidR="00FD1C09" w:rsidRPr="00C53AD6" w:rsidRDefault="00FD1C09" w:rsidP="00372BEC">
            <w:pPr>
              <w:pStyle w:val="11"/>
              <w:ind w:firstLineChars="0" w:firstLine="0"/>
              <w:rPr>
                <w:sz w:val="24"/>
              </w:rPr>
            </w:pPr>
            <w:r w:rsidRPr="00C53AD6">
              <w:rPr>
                <w:rFonts w:hint="eastAsia"/>
                <w:sz w:val="24"/>
              </w:rPr>
              <w:t>1</w:t>
            </w:r>
          </w:p>
        </w:tc>
        <w:tc>
          <w:tcPr>
            <w:tcW w:w="851" w:type="dxa"/>
            <w:shd w:val="clear" w:color="auto" w:fill="auto"/>
          </w:tcPr>
          <w:p w:rsidR="00FD1C09" w:rsidRPr="00C53AD6" w:rsidRDefault="00FD1C09" w:rsidP="00372BEC">
            <w:pPr>
              <w:pStyle w:val="11"/>
              <w:ind w:firstLineChars="0" w:firstLine="0"/>
              <w:rPr>
                <w:sz w:val="24"/>
              </w:rPr>
            </w:pPr>
            <w:r w:rsidRPr="00C53AD6">
              <w:rPr>
                <w:sz w:val="24"/>
              </w:rPr>
              <w:t>X</w:t>
            </w:r>
            <w:r w:rsidRPr="00C53AD6">
              <w:rPr>
                <w:rFonts w:hint="eastAsia"/>
                <w:sz w:val="24"/>
              </w:rPr>
              <w:t>1</w:t>
            </w:r>
          </w:p>
        </w:tc>
        <w:tc>
          <w:tcPr>
            <w:tcW w:w="992" w:type="dxa"/>
            <w:shd w:val="clear" w:color="auto" w:fill="auto"/>
          </w:tcPr>
          <w:p w:rsidR="00FD1C09" w:rsidRPr="00C53AD6" w:rsidRDefault="00FD1C09" w:rsidP="00372BEC">
            <w:pPr>
              <w:pStyle w:val="11"/>
              <w:ind w:firstLineChars="0" w:firstLine="0"/>
              <w:rPr>
                <w:sz w:val="24"/>
              </w:rPr>
            </w:pPr>
            <w:r w:rsidRPr="00C53AD6">
              <w:rPr>
                <w:rFonts w:hint="eastAsia"/>
                <w:sz w:val="24"/>
              </w:rPr>
              <w:t>1</w:t>
            </w:r>
          </w:p>
        </w:tc>
      </w:tr>
      <w:tr w:rsidR="00372BEC" w:rsidRPr="00C53AD6" w:rsidTr="00372BEC">
        <w:tc>
          <w:tcPr>
            <w:tcW w:w="817" w:type="dxa"/>
            <w:shd w:val="clear" w:color="auto" w:fill="auto"/>
          </w:tcPr>
          <w:p w:rsidR="00FD1C09" w:rsidRPr="00C53AD6" w:rsidRDefault="00FD1C09" w:rsidP="00372BEC">
            <w:pPr>
              <w:pStyle w:val="11"/>
              <w:ind w:firstLineChars="0" w:firstLine="0"/>
              <w:rPr>
                <w:sz w:val="24"/>
              </w:rPr>
            </w:pPr>
            <w:r w:rsidRPr="00C53AD6">
              <w:rPr>
                <w:rFonts w:hint="eastAsia"/>
                <w:sz w:val="24"/>
              </w:rPr>
              <w:t>2</w:t>
            </w:r>
          </w:p>
        </w:tc>
        <w:tc>
          <w:tcPr>
            <w:tcW w:w="851" w:type="dxa"/>
            <w:shd w:val="clear" w:color="auto" w:fill="auto"/>
          </w:tcPr>
          <w:p w:rsidR="00FD1C09" w:rsidRPr="00C53AD6" w:rsidRDefault="00FD1C09" w:rsidP="00372BEC">
            <w:pPr>
              <w:pStyle w:val="11"/>
              <w:ind w:firstLineChars="0" w:firstLine="0"/>
              <w:rPr>
                <w:sz w:val="24"/>
              </w:rPr>
            </w:pPr>
            <w:r w:rsidRPr="00C53AD6">
              <w:rPr>
                <w:sz w:val="24"/>
              </w:rPr>
              <w:t>X</w:t>
            </w:r>
            <w:r w:rsidRPr="00C53AD6">
              <w:rPr>
                <w:rFonts w:hint="eastAsia"/>
                <w:sz w:val="24"/>
              </w:rPr>
              <w:t>2</w:t>
            </w:r>
          </w:p>
        </w:tc>
        <w:tc>
          <w:tcPr>
            <w:tcW w:w="992" w:type="dxa"/>
            <w:shd w:val="clear" w:color="auto" w:fill="auto"/>
          </w:tcPr>
          <w:p w:rsidR="00FD1C09" w:rsidRPr="00C53AD6" w:rsidRDefault="00FD1C09" w:rsidP="00372BEC">
            <w:pPr>
              <w:pStyle w:val="11"/>
              <w:ind w:firstLineChars="0" w:firstLine="0"/>
              <w:rPr>
                <w:sz w:val="24"/>
              </w:rPr>
            </w:pPr>
            <w:r w:rsidRPr="00C53AD6">
              <w:rPr>
                <w:rFonts w:hint="eastAsia"/>
                <w:sz w:val="24"/>
              </w:rPr>
              <w:t>0</w:t>
            </w:r>
          </w:p>
        </w:tc>
      </w:tr>
      <w:tr w:rsidR="00372BEC" w:rsidRPr="00C53AD6" w:rsidTr="00372BEC">
        <w:tc>
          <w:tcPr>
            <w:tcW w:w="817" w:type="dxa"/>
            <w:shd w:val="clear" w:color="auto" w:fill="auto"/>
          </w:tcPr>
          <w:p w:rsidR="00FD1C09" w:rsidRPr="00C53AD6" w:rsidRDefault="00FD1C09" w:rsidP="00372BEC">
            <w:pPr>
              <w:pStyle w:val="11"/>
              <w:ind w:firstLineChars="0" w:firstLine="0"/>
              <w:rPr>
                <w:sz w:val="24"/>
              </w:rPr>
            </w:pPr>
            <w:r w:rsidRPr="00C53AD6">
              <w:rPr>
                <w:rFonts w:hint="eastAsia"/>
                <w:sz w:val="24"/>
              </w:rPr>
              <w:t>3</w:t>
            </w:r>
          </w:p>
        </w:tc>
        <w:tc>
          <w:tcPr>
            <w:tcW w:w="851" w:type="dxa"/>
            <w:shd w:val="clear" w:color="auto" w:fill="auto"/>
          </w:tcPr>
          <w:p w:rsidR="00FD1C09" w:rsidRPr="00C53AD6" w:rsidRDefault="00FD1C09" w:rsidP="00372BEC">
            <w:pPr>
              <w:pStyle w:val="11"/>
              <w:ind w:firstLineChars="0" w:firstLine="0"/>
              <w:rPr>
                <w:sz w:val="24"/>
              </w:rPr>
            </w:pPr>
            <w:r w:rsidRPr="00C53AD6">
              <w:rPr>
                <w:sz w:val="24"/>
              </w:rPr>
              <w:t>X</w:t>
            </w:r>
            <w:r w:rsidRPr="00C53AD6">
              <w:rPr>
                <w:rFonts w:hint="eastAsia"/>
                <w:sz w:val="24"/>
              </w:rPr>
              <w:t>3</w:t>
            </w:r>
          </w:p>
        </w:tc>
        <w:tc>
          <w:tcPr>
            <w:tcW w:w="992" w:type="dxa"/>
            <w:shd w:val="clear" w:color="auto" w:fill="auto"/>
          </w:tcPr>
          <w:p w:rsidR="00FD1C09" w:rsidRPr="00C53AD6" w:rsidRDefault="00FD1C09" w:rsidP="00372BEC">
            <w:pPr>
              <w:pStyle w:val="11"/>
              <w:ind w:firstLineChars="0" w:firstLine="0"/>
              <w:rPr>
                <w:sz w:val="24"/>
              </w:rPr>
            </w:pPr>
            <w:r w:rsidRPr="00C53AD6">
              <w:rPr>
                <w:rFonts w:hint="eastAsia"/>
                <w:sz w:val="24"/>
              </w:rPr>
              <w:t>1</w:t>
            </w:r>
          </w:p>
        </w:tc>
      </w:tr>
      <w:tr w:rsidR="00372BEC" w:rsidRPr="00C53AD6" w:rsidTr="00372BEC">
        <w:tc>
          <w:tcPr>
            <w:tcW w:w="817" w:type="dxa"/>
            <w:shd w:val="clear" w:color="auto" w:fill="auto"/>
          </w:tcPr>
          <w:p w:rsidR="00FD1C09" w:rsidRPr="00C53AD6" w:rsidRDefault="00FD1C09" w:rsidP="00372BEC">
            <w:pPr>
              <w:pStyle w:val="11"/>
              <w:ind w:firstLineChars="0" w:firstLine="0"/>
              <w:rPr>
                <w:sz w:val="24"/>
              </w:rPr>
            </w:pPr>
            <w:r w:rsidRPr="00C53AD6">
              <w:rPr>
                <w:rFonts w:hint="eastAsia"/>
                <w:sz w:val="24"/>
              </w:rPr>
              <w:t>4</w:t>
            </w:r>
          </w:p>
        </w:tc>
        <w:tc>
          <w:tcPr>
            <w:tcW w:w="851" w:type="dxa"/>
            <w:shd w:val="clear" w:color="auto" w:fill="auto"/>
          </w:tcPr>
          <w:p w:rsidR="00FD1C09" w:rsidRPr="00C53AD6" w:rsidRDefault="00FD1C09" w:rsidP="00372BEC">
            <w:pPr>
              <w:pStyle w:val="11"/>
              <w:ind w:firstLineChars="0" w:firstLine="0"/>
              <w:rPr>
                <w:sz w:val="24"/>
              </w:rPr>
            </w:pPr>
            <w:r w:rsidRPr="00C53AD6">
              <w:rPr>
                <w:sz w:val="24"/>
              </w:rPr>
              <w:t>X</w:t>
            </w:r>
            <w:r w:rsidRPr="00C53AD6">
              <w:rPr>
                <w:rFonts w:hint="eastAsia"/>
                <w:sz w:val="24"/>
              </w:rPr>
              <w:t>4</w:t>
            </w:r>
          </w:p>
        </w:tc>
        <w:tc>
          <w:tcPr>
            <w:tcW w:w="992" w:type="dxa"/>
            <w:shd w:val="clear" w:color="auto" w:fill="auto"/>
          </w:tcPr>
          <w:p w:rsidR="00FD1C09" w:rsidRPr="00C53AD6" w:rsidRDefault="00FD1C09" w:rsidP="00372BEC">
            <w:pPr>
              <w:pStyle w:val="11"/>
              <w:ind w:firstLineChars="0" w:firstLine="0"/>
              <w:rPr>
                <w:sz w:val="24"/>
              </w:rPr>
            </w:pPr>
            <w:r w:rsidRPr="00C53AD6">
              <w:rPr>
                <w:rFonts w:hint="eastAsia"/>
                <w:sz w:val="24"/>
              </w:rPr>
              <w:t>0</w:t>
            </w:r>
          </w:p>
        </w:tc>
      </w:tr>
    </w:tbl>
    <w:p w:rsidR="00FD1C09" w:rsidRPr="00FD1C09" w:rsidRDefault="00FD1C09" w:rsidP="00FD1C09">
      <w:pPr>
        <w:ind w:firstLine="480"/>
        <w:rPr>
          <w:vanish/>
        </w:rPr>
      </w:pPr>
    </w:p>
    <w:tbl>
      <w:tblPr>
        <w:tblpPr w:leftFromText="180" w:rightFromText="180" w:vertAnchor="text" w:horzAnchor="page" w:tblpX="6433" w:tblpY="284"/>
        <w:tblW w:w="2660"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817"/>
        <w:gridCol w:w="992"/>
        <w:gridCol w:w="851"/>
      </w:tblGrid>
      <w:tr w:rsidR="00372BEC" w:rsidRPr="00C17A3C" w:rsidTr="00C53AD6">
        <w:tc>
          <w:tcPr>
            <w:tcW w:w="817" w:type="dxa"/>
            <w:tcBorders>
              <w:bottom w:val="single" w:sz="12" w:space="0" w:color="000000"/>
              <w:tl2br w:val="nil"/>
              <w:tr2bl w:val="nil"/>
            </w:tcBorders>
            <w:shd w:val="clear" w:color="auto" w:fill="auto"/>
          </w:tcPr>
          <w:p w:rsidR="00FD1C09" w:rsidRPr="00C53AD6" w:rsidRDefault="00FD1C09" w:rsidP="00372BEC">
            <w:pPr>
              <w:pStyle w:val="11"/>
              <w:ind w:firstLineChars="0" w:firstLine="0"/>
              <w:rPr>
                <w:bCs/>
                <w:sz w:val="24"/>
              </w:rPr>
            </w:pPr>
            <w:r w:rsidRPr="00C53AD6">
              <w:rPr>
                <w:rFonts w:hint="eastAsia"/>
                <w:bCs/>
                <w:sz w:val="24"/>
              </w:rPr>
              <w:t>样本</w:t>
            </w:r>
          </w:p>
        </w:tc>
        <w:tc>
          <w:tcPr>
            <w:tcW w:w="992" w:type="dxa"/>
            <w:tcBorders>
              <w:top w:val="single" w:sz="12" w:space="0" w:color="auto"/>
              <w:bottom w:val="single" w:sz="12" w:space="0" w:color="000000"/>
              <w:tl2br w:val="nil"/>
              <w:tr2bl w:val="nil"/>
            </w:tcBorders>
            <w:shd w:val="clear" w:color="auto" w:fill="auto"/>
          </w:tcPr>
          <w:p w:rsidR="00FD1C09" w:rsidRPr="00C53AD6" w:rsidRDefault="00FD1C09" w:rsidP="00372BEC">
            <w:pPr>
              <w:pStyle w:val="11"/>
              <w:ind w:firstLineChars="0" w:firstLine="0"/>
              <w:rPr>
                <w:bCs/>
                <w:sz w:val="24"/>
              </w:rPr>
            </w:pPr>
            <w:r w:rsidRPr="00C53AD6">
              <w:rPr>
                <w:rFonts w:hint="eastAsia"/>
                <w:bCs/>
                <w:sz w:val="24"/>
              </w:rPr>
              <w:t>属性</w:t>
            </w:r>
          </w:p>
        </w:tc>
        <w:tc>
          <w:tcPr>
            <w:tcW w:w="851" w:type="dxa"/>
            <w:tcBorders>
              <w:bottom w:val="single" w:sz="12" w:space="0" w:color="000000"/>
              <w:tl2br w:val="nil"/>
              <w:tr2bl w:val="nil"/>
            </w:tcBorders>
            <w:shd w:val="clear" w:color="auto" w:fill="auto"/>
          </w:tcPr>
          <w:p w:rsidR="00FD1C09" w:rsidRPr="00C53AD6" w:rsidRDefault="00FD1C09" w:rsidP="00372BEC">
            <w:pPr>
              <w:pStyle w:val="11"/>
              <w:ind w:firstLineChars="0" w:firstLine="0"/>
              <w:rPr>
                <w:bCs/>
                <w:sz w:val="24"/>
              </w:rPr>
            </w:pPr>
            <w:r w:rsidRPr="00C53AD6">
              <w:rPr>
                <w:rFonts w:hint="eastAsia"/>
                <w:bCs/>
                <w:sz w:val="24"/>
              </w:rPr>
              <w:t>标签</w:t>
            </w:r>
            <w:r w:rsidRPr="00C53AD6">
              <w:rPr>
                <w:rFonts w:hint="eastAsia"/>
                <w:bCs/>
                <w:sz w:val="24"/>
              </w:rPr>
              <w:t>2</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1</w:t>
            </w:r>
          </w:p>
        </w:tc>
        <w:tc>
          <w:tcPr>
            <w:tcW w:w="992"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1</w:t>
            </w:r>
          </w:p>
        </w:tc>
        <w:tc>
          <w:tcPr>
            <w:tcW w:w="851" w:type="dxa"/>
            <w:shd w:val="clear" w:color="auto" w:fill="auto"/>
          </w:tcPr>
          <w:p w:rsidR="00FD1C09" w:rsidRPr="00372BEC" w:rsidRDefault="00FD1C09" w:rsidP="00372BEC">
            <w:pPr>
              <w:pStyle w:val="11"/>
              <w:ind w:firstLineChars="0" w:firstLine="0"/>
              <w:rPr>
                <w:sz w:val="24"/>
              </w:rPr>
            </w:pPr>
            <w:r w:rsidRPr="00372BEC">
              <w:rPr>
                <w:rFonts w:hint="eastAsia"/>
                <w:sz w:val="24"/>
              </w:rPr>
              <w:t>0</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2</w:t>
            </w:r>
          </w:p>
        </w:tc>
        <w:tc>
          <w:tcPr>
            <w:tcW w:w="992"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2</w:t>
            </w:r>
          </w:p>
        </w:tc>
        <w:tc>
          <w:tcPr>
            <w:tcW w:w="851" w:type="dxa"/>
            <w:shd w:val="clear" w:color="auto" w:fill="auto"/>
          </w:tcPr>
          <w:p w:rsidR="00FD1C09" w:rsidRPr="00372BEC" w:rsidRDefault="00FD1C09" w:rsidP="00372BEC">
            <w:pPr>
              <w:pStyle w:val="11"/>
              <w:ind w:firstLineChars="0" w:firstLine="0"/>
              <w:rPr>
                <w:sz w:val="24"/>
              </w:rPr>
            </w:pPr>
            <w:r w:rsidRPr="00372BEC">
              <w:rPr>
                <w:rFonts w:hint="eastAsia"/>
                <w:sz w:val="24"/>
              </w:rPr>
              <w:t>0</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3</w:t>
            </w:r>
          </w:p>
        </w:tc>
        <w:tc>
          <w:tcPr>
            <w:tcW w:w="992"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3</w:t>
            </w:r>
          </w:p>
        </w:tc>
        <w:tc>
          <w:tcPr>
            <w:tcW w:w="851" w:type="dxa"/>
            <w:shd w:val="clear" w:color="auto" w:fill="auto"/>
          </w:tcPr>
          <w:p w:rsidR="00FD1C09" w:rsidRPr="00372BEC" w:rsidRDefault="00FD1C09" w:rsidP="00372BEC">
            <w:pPr>
              <w:pStyle w:val="11"/>
              <w:ind w:firstLineChars="0" w:firstLine="0"/>
              <w:rPr>
                <w:sz w:val="24"/>
              </w:rPr>
            </w:pPr>
            <w:r w:rsidRPr="00372BEC">
              <w:rPr>
                <w:rFonts w:hint="eastAsia"/>
                <w:sz w:val="24"/>
              </w:rPr>
              <w:t>0</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4</w:t>
            </w:r>
          </w:p>
        </w:tc>
        <w:tc>
          <w:tcPr>
            <w:tcW w:w="992"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4</w:t>
            </w:r>
          </w:p>
        </w:tc>
        <w:tc>
          <w:tcPr>
            <w:tcW w:w="851" w:type="dxa"/>
            <w:shd w:val="clear" w:color="auto" w:fill="auto"/>
          </w:tcPr>
          <w:p w:rsidR="00FD1C09" w:rsidRPr="00372BEC" w:rsidRDefault="00FD1C09" w:rsidP="00372BEC">
            <w:pPr>
              <w:pStyle w:val="11"/>
              <w:ind w:firstLineChars="0" w:firstLine="0"/>
              <w:rPr>
                <w:sz w:val="24"/>
              </w:rPr>
            </w:pPr>
            <w:r w:rsidRPr="00372BEC">
              <w:rPr>
                <w:rFonts w:hint="eastAsia"/>
                <w:sz w:val="24"/>
              </w:rPr>
              <w:t>1</w:t>
            </w:r>
          </w:p>
        </w:tc>
      </w:tr>
    </w:tbl>
    <w:p w:rsidR="00FD1C09" w:rsidRDefault="00FD1C09" w:rsidP="00FD1C09">
      <w:pPr>
        <w:pStyle w:val="11"/>
        <w:ind w:left="735" w:firstLineChars="0" w:firstLine="0"/>
        <w:rPr>
          <w:sz w:val="24"/>
        </w:rPr>
      </w:pPr>
      <w:r>
        <w:rPr>
          <w:rFonts w:hint="eastAsia"/>
          <w:sz w:val="24"/>
        </w:rPr>
        <w:t xml:space="preserve">      </w:t>
      </w:r>
    </w:p>
    <w:p w:rsidR="00FD1C09" w:rsidRDefault="00FD1C09" w:rsidP="00FD1C09">
      <w:pPr>
        <w:pStyle w:val="11"/>
        <w:ind w:left="735" w:firstLineChars="0" w:firstLine="0"/>
        <w:rPr>
          <w:sz w:val="24"/>
        </w:rPr>
      </w:pPr>
    </w:p>
    <w:p w:rsidR="00FD1C09" w:rsidRDefault="00FD1C09" w:rsidP="00FD1C09">
      <w:pPr>
        <w:pStyle w:val="11"/>
        <w:ind w:left="735" w:firstLineChars="0" w:firstLine="0"/>
        <w:rPr>
          <w:sz w:val="24"/>
        </w:rPr>
      </w:pPr>
    </w:p>
    <w:p w:rsidR="00FD1C09" w:rsidRDefault="00FD1C09" w:rsidP="00FD1C09">
      <w:pPr>
        <w:pStyle w:val="11"/>
        <w:ind w:left="735" w:firstLineChars="0" w:firstLine="0"/>
        <w:rPr>
          <w:sz w:val="24"/>
        </w:rPr>
      </w:pPr>
    </w:p>
    <w:p w:rsidR="00FD1C09" w:rsidRDefault="00FD1C09" w:rsidP="00FD1C09">
      <w:pPr>
        <w:pStyle w:val="11"/>
        <w:ind w:left="735" w:firstLineChars="0" w:firstLine="0"/>
        <w:rPr>
          <w:sz w:val="24"/>
        </w:rPr>
      </w:pPr>
    </w:p>
    <w:p w:rsidR="00FD1C09" w:rsidRDefault="00FD1C09" w:rsidP="00FD1C09">
      <w:pPr>
        <w:pStyle w:val="11"/>
        <w:spacing w:line="360" w:lineRule="auto"/>
        <w:ind w:firstLineChars="0" w:firstLine="0"/>
        <w:rPr>
          <w:sz w:val="24"/>
        </w:rPr>
      </w:pPr>
    </w:p>
    <w:tbl>
      <w:tblPr>
        <w:tblpPr w:leftFromText="180" w:rightFromText="180" w:vertAnchor="text" w:horzAnchor="page" w:tblpX="3098" w:tblpY="413"/>
        <w:tblW w:w="2824"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904"/>
        <w:gridCol w:w="979"/>
        <w:gridCol w:w="941"/>
      </w:tblGrid>
      <w:tr w:rsidR="00372BEC" w:rsidRPr="00C53AD6" w:rsidTr="00372BEC">
        <w:trPr>
          <w:trHeight w:val="342"/>
        </w:trPr>
        <w:tc>
          <w:tcPr>
            <w:tcW w:w="904" w:type="dxa"/>
            <w:tcBorders>
              <w:bottom w:val="single" w:sz="12" w:space="0" w:color="000000"/>
              <w:tl2br w:val="nil"/>
              <w:tr2bl w:val="nil"/>
            </w:tcBorders>
            <w:shd w:val="clear" w:color="auto" w:fill="auto"/>
          </w:tcPr>
          <w:p w:rsidR="00FD1C09" w:rsidRPr="00C53AD6" w:rsidRDefault="00FD1C09" w:rsidP="00372BEC">
            <w:pPr>
              <w:pStyle w:val="11"/>
              <w:spacing w:line="360" w:lineRule="auto"/>
              <w:ind w:firstLineChars="0" w:firstLine="0"/>
              <w:rPr>
                <w:bCs/>
                <w:sz w:val="24"/>
              </w:rPr>
            </w:pPr>
            <w:r w:rsidRPr="00C53AD6">
              <w:rPr>
                <w:rFonts w:hint="eastAsia"/>
                <w:bCs/>
                <w:sz w:val="24"/>
              </w:rPr>
              <w:t>样本</w:t>
            </w:r>
          </w:p>
        </w:tc>
        <w:tc>
          <w:tcPr>
            <w:tcW w:w="979" w:type="dxa"/>
            <w:tcBorders>
              <w:bottom w:val="single" w:sz="12" w:space="0" w:color="000000"/>
              <w:tl2br w:val="nil"/>
              <w:tr2bl w:val="nil"/>
            </w:tcBorders>
            <w:shd w:val="clear" w:color="auto" w:fill="auto"/>
          </w:tcPr>
          <w:p w:rsidR="00FD1C09" w:rsidRPr="00C53AD6" w:rsidRDefault="00FD1C09" w:rsidP="00372BEC">
            <w:pPr>
              <w:pStyle w:val="11"/>
              <w:spacing w:line="360" w:lineRule="auto"/>
              <w:ind w:firstLineChars="0" w:firstLine="0"/>
              <w:rPr>
                <w:bCs/>
                <w:sz w:val="24"/>
              </w:rPr>
            </w:pPr>
            <w:r w:rsidRPr="00C53AD6">
              <w:rPr>
                <w:rFonts w:hint="eastAsia"/>
                <w:bCs/>
                <w:sz w:val="24"/>
              </w:rPr>
              <w:t>属性</w:t>
            </w:r>
          </w:p>
        </w:tc>
        <w:tc>
          <w:tcPr>
            <w:tcW w:w="941" w:type="dxa"/>
            <w:tcBorders>
              <w:bottom w:val="single" w:sz="12" w:space="0" w:color="000000"/>
              <w:tl2br w:val="nil"/>
              <w:tr2bl w:val="nil"/>
            </w:tcBorders>
            <w:shd w:val="clear" w:color="auto" w:fill="auto"/>
          </w:tcPr>
          <w:p w:rsidR="00FD1C09" w:rsidRPr="00C53AD6" w:rsidRDefault="00FD1C09" w:rsidP="00372BEC">
            <w:pPr>
              <w:pStyle w:val="11"/>
              <w:spacing w:line="360" w:lineRule="auto"/>
              <w:ind w:firstLineChars="0" w:firstLine="0"/>
              <w:rPr>
                <w:bCs/>
                <w:sz w:val="24"/>
              </w:rPr>
            </w:pPr>
            <w:r w:rsidRPr="00C53AD6">
              <w:rPr>
                <w:rFonts w:hint="eastAsia"/>
                <w:bCs/>
                <w:sz w:val="24"/>
              </w:rPr>
              <w:t>标签</w:t>
            </w:r>
            <w:r w:rsidRPr="00C53AD6">
              <w:rPr>
                <w:rFonts w:hint="eastAsia"/>
                <w:bCs/>
                <w:sz w:val="24"/>
              </w:rPr>
              <w:t>3</w:t>
            </w:r>
          </w:p>
        </w:tc>
      </w:tr>
      <w:tr w:rsidR="00372BEC" w:rsidRPr="00C53AD6" w:rsidTr="00372BEC">
        <w:trPr>
          <w:trHeight w:val="342"/>
        </w:trPr>
        <w:tc>
          <w:tcPr>
            <w:tcW w:w="904" w:type="dxa"/>
            <w:shd w:val="clear" w:color="auto" w:fill="auto"/>
          </w:tcPr>
          <w:p w:rsidR="00FD1C09" w:rsidRPr="00C53AD6" w:rsidRDefault="00FD1C09" w:rsidP="00372BEC">
            <w:pPr>
              <w:pStyle w:val="11"/>
              <w:spacing w:line="360" w:lineRule="auto"/>
              <w:ind w:firstLineChars="0" w:firstLine="0"/>
              <w:rPr>
                <w:sz w:val="24"/>
              </w:rPr>
            </w:pPr>
            <w:r w:rsidRPr="00C53AD6">
              <w:rPr>
                <w:rFonts w:hint="eastAsia"/>
                <w:sz w:val="24"/>
              </w:rPr>
              <w:t>1</w:t>
            </w:r>
          </w:p>
        </w:tc>
        <w:tc>
          <w:tcPr>
            <w:tcW w:w="979" w:type="dxa"/>
            <w:shd w:val="clear" w:color="auto" w:fill="auto"/>
          </w:tcPr>
          <w:p w:rsidR="00FD1C09" w:rsidRPr="00C53AD6" w:rsidRDefault="00FD1C09" w:rsidP="00372BEC">
            <w:pPr>
              <w:pStyle w:val="11"/>
              <w:spacing w:line="360" w:lineRule="auto"/>
              <w:ind w:firstLineChars="0" w:firstLine="0"/>
              <w:rPr>
                <w:sz w:val="24"/>
              </w:rPr>
            </w:pPr>
            <w:r w:rsidRPr="00C53AD6">
              <w:rPr>
                <w:sz w:val="24"/>
              </w:rPr>
              <w:t>X</w:t>
            </w:r>
            <w:r w:rsidRPr="00C53AD6">
              <w:rPr>
                <w:rFonts w:hint="eastAsia"/>
                <w:sz w:val="24"/>
              </w:rPr>
              <w:t>1</w:t>
            </w:r>
          </w:p>
        </w:tc>
        <w:tc>
          <w:tcPr>
            <w:tcW w:w="941" w:type="dxa"/>
            <w:shd w:val="clear" w:color="auto" w:fill="auto"/>
          </w:tcPr>
          <w:p w:rsidR="00FD1C09" w:rsidRPr="00C53AD6" w:rsidRDefault="00FD1C09" w:rsidP="00372BEC">
            <w:pPr>
              <w:pStyle w:val="11"/>
              <w:spacing w:line="360" w:lineRule="auto"/>
              <w:ind w:firstLineChars="0" w:firstLine="0"/>
              <w:rPr>
                <w:sz w:val="24"/>
              </w:rPr>
            </w:pPr>
            <w:r w:rsidRPr="00C53AD6">
              <w:rPr>
                <w:rFonts w:hint="eastAsia"/>
                <w:sz w:val="24"/>
              </w:rPr>
              <w:t>0</w:t>
            </w:r>
          </w:p>
        </w:tc>
      </w:tr>
      <w:tr w:rsidR="00372BEC" w:rsidRPr="00C53AD6" w:rsidTr="00372BEC">
        <w:trPr>
          <w:trHeight w:val="342"/>
        </w:trPr>
        <w:tc>
          <w:tcPr>
            <w:tcW w:w="904" w:type="dxa"/>
            <w:shd w:val="clear" w:color="auto" w:fill="auto"/>
          </w:tcPr>
          <w:p w:rsidR="00FD1C09" w:rsidRPr="00C53AD6" w:rsidRDefault="00FD1C09" w:rsidP="00372BEC">
            <w:pPr>
              <w:pStyle w:val="11"/>
              <w:spacing w:line="360" w:lineRule="auto"/>
              <w:ind w:firstLineChars="0" w:firstLine="0"/>
              <w:rPr>
                <w:sz w:val="24"/>
              </w:rPr>
            </w:pPr>
            <w:r w:rsidRPr="00C53AD6">
              <w:rPr>
                <w:rFonts w:hint="eastAsia"/>
                <w:sz w:val="24"/>
              </w:rPr>
              <w:t>2</w:t>
            </w:r>
          </w:p>
        </w:tc>
        <w:tc>
          <w:tcPr>
            <w:tcW w:w="979" w:type="dxa"/>
            <w:shd w:val="clear" w:color="auto" w:fill="auto"/>
          </w:tcPr>
          <w:p w:rsidR="00FD1C09" w:rsidRPr="00C53AD6" w:rsidRDefault="00FD1C09" w:rsidP="00372BEC">
            <w:pPr>
              <w:pStyle w:val="11"/>
              <w:spacing w:line="360" w:lineRule="auto"/>
              <w:ind w:firstLineChars="0" w:firstLine="0"/>
              <w:rPr>
                <w:sz w:val="24"/>
              </w:rPr>
            </w:pPr>
            <w:r w:rsidRPr="00C53AD6">
              <w:rPr>
                <w:sz w:val="24"/>
              </w:rPr>
              <w:t>X</w:t>
            </w:r>
            <w:r w:rsidRPr="00C53AD6">
              <w:rPr>
                <w:rFonts w:hint="eastAsia"/>
                <w:sz w:val="24"/>
              </w:rPr>
              <w:t>2</w:t>
            </w:r>
          </w:p>
        </w:tc>
        <w:tc>
          <w:tcPr>
            <w:tcW w:w="941" w:type="dxa"/>
            <w:shd w:val="clear" w:color="auto" w:fill="auto"/>
          </w:tcPr>
          <w:p w:rsidR="00FD1C09" w:rsidRPr="00C53AD6" w:rsidRDefault="00FD1C09" w:rsidP="00372BEC">
            <w:pPr>
              <w:pStyle w:val="11"/>
              <w:spacing w:line="360" w:lineRule="auto"/>
              <w:ind w:firstLineChars="0" w:firstLine="0"/>
              <w:rPr>
                <w:sz w:val="24"/>
              </w:rPr>
            </w:pPr>
            <w:r w:rsidRPr="00C53AD6">
              <w:rPr>
                <w:rFonts w:hint="eastAsia"/>
                <w:sz w:val="24"/>
              </w:rPr>
              <w:t>1</w:t>
            </w:r>
          </w:p>
        </w:tc>
      </w:tr>
      <w:tr w:rsidR="00372BEC" w:rsidRPr="00C53AD6" w:rsidTr="00372BEC">
        <w:trPr>
          <w:trHeight w:val="342"/>
        </w:trPr>
        <w:tc>
          <w:tcPr>
            <w:tcW w:w="904" w:type="dxa"/>
            <w:shd w:val="clear" w:color="auto" w:fill="auto"/>
          </w:tcPr>
          <w:p w:rsidR="00FD1C09" w:rsidRPr="00C53AD6" w:rsidRDefault="00FD1C09" w:rsidP="00372BEC">
            <w:pPr>
              <w:pStyle w:val="11"/>
              <w:spacing w:line="360" w:lineRule="auto"/>
              <w:ind w:firstLineChars="0" w:firstLine="0"/>
              <w:rPr>
                <w:sz w:val="24"/>
              </w:rPr>
            </w:pPr>
            <w:r w:rsidRPr="00C53AD6">
              <w:rPr>
                <w:rFonts w:hint="eastAsia"/>
                <w:sz w:val="24"/>
              </w:rPr>
              <w:t>3</w:t>
            </w:r>
          </w:p>
        </w:tc>
        <w:tc>
          <w:tcPr>
            <w:tcW w:w="979" w:type="dxa"/>
            <w:shd w:val="clear" w:color="auto" w:fill="auto"/>
          </w:tcPr>
          <w:p w:rsidR="00FD1C09" w:rsidRPr="00C53AD6" w:rsidRDefault="00FD1C09" w:rsidP="00372BEC">
            <w:pPr>
              <w:pStyle w:val="11"/>
              <w:spacing w:line="360" w:lineRule="auto"/>
              <w:ind w:firstLineChars="0" w:firstLine="0"/>
              <w:rPr>
                <w:sz w:val="24"/>
              </w:rPr>
            </w:pPr>
            <w:r w:rsidRPr="00C53AD6">
              <w:rPr>
                <w:sz w:val="24"/>
              </w:rPr>
              <w:t>X</w:t>
            </w:r>
            <w:r w:rsidRPr="00C53AD6">
              <w:rPr>
                <w:rFonts w:hint="eastAsia"/>
                <w:sz w:val="24"/>
              </w:rPr>
              <w:t>3</w:t>
            </w:r>
          </w:p>
        </w:tc>
        <w:tc>
          <w:tcPr>
            <w:tcW w:w="941" w:type="dxa"/>
            <w:shd w:val="clear" w:color="auto" w:fill="auto"/>
          </w:tcPr>
          <w:p w:rsidR="00FD1C09" w:rsidRPr="00C53AD6" w:rsidRDefault="00FD1C09" w:rsidP="00372BEC">
            <w:pPr>
              <w:pStyle w:val="11"/>
              <w:spacing w:line="360" w:lineRule="auto"/>
              <w:ind w:firstLineChars="0" w:firstLine="0"/>
              <w:rPr>
                <w:sz w:val="24"/>
              </w:rPr>
            </w:pPr>
            <w:r w:rsidRPr="00C53AD6">
              <w:rPr>
                <w:rFonts w:hint="eastAsia"/>
                <w:sz w:val="24"/>
              </w:rPr>
              <w:t>0</w:t>
            </w:r>
          </w:p>
        </w:tc>
      </w:tr>
      <w:tr w:rsidR="00372BEC" w:rsidRPr="00C53AD6" w:rsidTr="00372BEC">
        <w:trPr>
          <w:trHeight w:val="133"/>
        </w:trPr>
        <w:tc>
          <w:tcPr>
            <w:tcW w:w="904" w:type="dxa"/>
            <w:shd w:val="clear" w:color="auto" w:fill="auto"/>
          </w:tcPr>
          <w:p w:rsidR="00FD1C09" w:rsidRPr="00C53AD6" w:rsidRDefault="00FD1C09" w:rsidP="00372BEC">
            <w:pPr>
              <w:pStyle w:val="11"/>
              <w:spacing w:line="360" w:lineRule="auto"/>
              <w:ind w:firstLineChars="0" w:firstLine="0"/>
              <w:rPr>
                <w:sz w:val="24"/>
              </w:rPr>
            </w:pPr>
            <w:r w:rsidRPr="00C53AD6">
              <w:rPr>
                <w:rFonts w:hint="eastAsia"/>
                <w:sz w:val="24"/>
              </w:rPr>
              <w:t>4</w:t>
            </w:r>
          </w:p>
        </w:tc>
        <w:tc>
          <w:tcPr>
            <w:tcW w:w="979" w:type="dxa"/>
            <w:shd w:val="clear" w:color="auto" w:fill="auto"/>
          </w:tcPr>
          <w:p w:rsidR="00FD1C09" w:rsidRPr="00C53AD6" w:rsidRDefault="00FD1C09" w:rsidP="00372BEC">
            <w:pPr>
              <w:pStyle w:val="11"/>
              <w:spacing w:line="360" w:lineRule="auto"/>
              <w:ind w:firstLineChars="0" w:firstLine="0"/>
              <w:rPr>
                <w:sz w:val="24"/>
              </w:rPr>
            </w:pPr>
            <w:r w:rsidRPr="00C53AD6">
              <w:rPr>
                <w:sz w:val="24"/>
              </w:rPr>
              <w:t>X</w:t>
            </w:r>
            <w:r w:rsidRPr="00C53AD6">
              <w:rPr>
                <w:rFonts w:hint="eastAsia"/>
                <w:sz w:val="24"/>
              </w:rPr>
              <w:t>4</w:t>
            </w:r>
          </w:p>
        </w:tc>
        <w:tc>
          <w:tcPr>
            <w:tcW w:w="941" w:type="dxa"/>
            <w:shd w:val="clear" w:color="auto" w:fill="auto"/>
          </w:tcPr>
          <w:p w:rsidR="00FD1C09" w:rsidRPr="00C53AD6" w:rsidRDefault="00FD1C09" w:rsidP="00372BEC">
            <w:pPr>
              <w:pStyle w:val="11"/>
              <w:spacing w:line="360" w:lineRule="auto"/>
              <w:ind w:firstLineChars="0" w:firstLine="0"/>
              <w:rPr>
                <w:sz w:val="24"/>
              </w:rPr>
            </w:pPr>
            <w:r w:rsidRPr="00C53AD6">
              <w:rPr>
                <w:rFonts w:hint="eastAsia"/>
                <w:sz w:val="24"/>
              </w:rPr>
              <w:t>1</w:t>
            </w:r>
          </w:p>
        </w:tc>
      </w:tr>
    </w:tbl>
    <w:p w:rsidR="00FD1C09" w:rsidRPr="00C53AD6" w:rsidRDefault="00FD1C09" w:rsidP="00FD1C09">
      <w:pPr>
        <w:pStyle w:val="11"/>
        <w:spacing w:line="360" w:lineRule="auto"/>
        <w:ind w:firstLineChars="0" w:firstLine="0"/>
        <w:rPr>
          <w:sz w:val="24"/>
        </w:rPr>
      </w:pPr>
    </w:p>
    <w:tbl>
      <w:tblPr>
        <w:tblpPr w:leftFromText="180" w:rightFromText="180" w:vertAnchor="text" w:horzAnchor="page" w:tblpX="6448" w:tblpY="-31"/>
        <w:tblW w:w="2735"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986"/>
        <w:gridCol w:w="874"/>
        <w:gridCol w:w="875"/>
      </w:tblGrid>
      <w:tr w:rsidR="00372BEC" w:rsidRPr="00C53AD6" w:rsidTr="00372BEC">
        <w:trPr>
          <w:trHeight w:val="368"/>
        </w:trPr>
        <w:tc>
          <w:tcPr>
            <w:tcW w:w="986" w:type="dxa"/>
            <w:tcBorders>
              <w:bottom w:val="single" w:sz="12" w:space="0" w:color="000000"/>
              <w:tl2br w:val="nil"/>
              <w:tr2bl w:val="nil"/>
            </w:tcBorders>
            <w:shd w:val="clear" w:color="auto" w:fill="auto"/>
          </w:tcPr>
          <w:p w:rsidR="00FD1C09" w:rsidRPr="00C53AD6" w:rsidRDefault="00FD1C09" w:rsidP="00372BEC">
            <w:pPr>
              <w:pStyle w:val="11"/>
              <w:spacing w:line="360" w:lineRule="auto"/>
              <w:ind w:firstLineChars="0" w:firstLine="0"/>
              <w:rPr>
                <w:bCs/>
                <w:sz w:val="24"/>
              </w:rPr>
            </w:pPr>
            <w:r w:rsidRPr="00C53AD6">
              <w:rPr>
                <w:rFonts w:hint="eastAsia"/>
                <w:bCs/>
                <w:sz w:val="24"/>
              </w:rPr>
              <w:t>样本</w:t>
            </w:r>
          </w:p>
        </w:tc>
        <w:tc>
          <w:tcPr>
            <w:tcW w:w="874" w:type="dxa"/>
            <w:tcBorders>
              <w:bottom w:val="single" w:sz="12" w:space="0" w:color="000000"/>
              <w:tl2br w:val="nil"/>
              <w:tr2bl w:val="nil"/>
            </w:tcBorders>
            <w:shd w:val="clear" w:color="auto" w:fill="auto"/>
          </w:tcPr>
          <w:p w:rsidR="00FD1C09" w:rsidRPr="00C53AD6" w:rsidRDefault="00FD1C09" w:rsidP="00372BEC">
            <w:pPr>
              <w:pStyle w:val="11"/>
              <w:spacing w:line="360" w:lineRule="auto"/>
              <w:ind w:firstLineChars="0" w:firstLine="0"/>
              <w:rPr>
                <w:bCs/>
                <w:sz w:val="24"/>
              </w:rPr>
            </w:pPr>
            <w:r w:rsidRPr="00C53AD6">
              <w:rPr>
                <w:rFonts w:hint="eastAsia"/>
                <w:bCs/>
                <w:sz w:val="24"/>
              </w:rPr>
              <w:t>属性</w:t>
            </w:r>
          </w:p>
        </w:tc>
        <w:tc>
          <w:tcPr>
            <w:tcW w:w="875" w:type="dxa"/>
            <w:tcBorders>
              <w:bottom w:val="single" w:sz="12" w:space="0" w:color="000000"/>
              <w:tl2br w:val="nil"/>
              <w:tr2bl w:val="nil"/>
            </w:tcBorders>
            <w:shd w:val="clear" w:color="auto" w:fill="auto"/>
          </w:tcPr>
          <w:p w:rsidR="00FD1C09" w:rsidRPr="00C53AD6" w:rsidRDefault="00FD1C09" w:rsidP="00372BEC">
            <w:pPr>
              <w:pStyle w:val="11"/>
              <w:spacing w:line="360" w:lineRule="auto"/>
              <w:ind w:firstLineChars="0" w:firstLine="0"/>
              <w:rPr>
                <w:bCs/>
                <w:sz w:val="24"/>
              </w:rPr>
            </w:pPr>
            <w:r w:rsidRPr="00C53AD6">
              <w:rPr>
                <w:rFonts w:hint="eastAsia"/>
                <w:bCs/>
                <w:sz w:val="24"/>
              </w:rPr>
              <w:t>标签</w:t>
            </w:r>
            <w:r w:rsidRPr="00C53AD6">
              <w:rPr>
                <w:rFonts w:hint="eastAsia"/>
                <w:bCs/>
                <w:sz w:val="24"/>
              </w:rPr>
              <w:t>4</w:t>
            </w:r>
          </w:p>
        </w:tc>
      </w:tr>
      <w:tr w:rsidR="00372BEC" w:rsidTr="00372BEC">
        <w:trPr>
          <w:trHeight w:val="380"/>
        </w:trPr>
        <w:tc>
          <w:tcPr>
            <w:tcW w:w="986"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c>
          <w:tcPr>
            <w:tcW w:w="874"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1</w:t>
            </w:r>
          </w:p>
        </w:tc>
        <w:tc>
          <w:tcPr>
            <w:tcW w:w="875"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r>
      <w:tr w:rsidR="00372BEC" w:rsidTr="00372BEC">
        <w:trPr>
          <w:trHeight w:val="368"/>
        </w:trPr>
        <w:tc>
          <w:tcPr>
            <w:tcW w:w="986"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2</w:t>
            </w:r>
          </w:p>
        </w:tc>
        <w:tc>
          <w:tcPr>
            <w:tcW w:w="874"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2</w:t>
            </w:r>
          </w:p>
        </w:tc>
        <w:tc>
          <w:tcPr>
            <w:tcW w:w="875"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r>
      <w:tr w:rsidR="00372BEC" w:rsidTr="00372BEC">
        <w:trPr>
          <w:trHeight w:val="368"/>
        </w:trPr>
        <w:tc>
          <w:tcPr>
            <w:tcW w:w="986"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3</w:t>
            </w:r>
          </w:p>
        </w:tc>
        <w:tc>
          <w:tcPr>
            <w:tcW w:w="874"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3</w:t>
            </w:r>
          </w:p>
        </w:tc>
        <w:tc>
          <w:tcPr>
            <w:tcW w:w="875"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0</w:t>
            </w:r>
          </w:p>
        </w:tc>
      </w:tr>
      <w:tr w:rsidR="00372BEC" w:rsidTr="00372BEC">
        <w:trPr>
          <w:trHeight w:val="368"/>
        </w:trPr>
        <w:tc>
          <w:tcPr>
            <w:tcW w:w="986"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4</w:t>
            </w:r>
          </w:p>
        </w:tc>
        <w:tc>
          <w:tcPr>
            <w:tcW w:w="874"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4</w:t>
            </w:r>
          </w:p>
        </w:tc>
        <w:tc>
          <w:tcPr>
            <w:tcW w:w="875"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r>
    </w:tbl>
    <w:p w:rsidR="00FD1C09" w:rsidRDefault="00FD1C09" w:rsidP="00FD1C09">
      <w:pPr>
        <w:pStyle w:val="11"/>
        <w:spacing w:line="360" w:lineRule="auto"/>
        <w:ind w:left="735" w:firstLineChars="0" w:firstLine="0"/>
        <w:rPr>
          <w:sz w:val="24"/>
        </w:rPr>
      </w:pPr>
    </w:p>
    <w:p w:rsidR="00FD1C09" w:rsidRDefault="00FD1C09" w:rsidP="00FD1C09">
      <w:pPr>
        <w:pStyle w:val="11"/>
        <w:spacing w:line="360" w:lineRule="auto"/>
        <w:ind w:left="735" w:firstLineChars="0" w:firstLine="0"/>
        <w:rPr>
          <w:sz w:val="24"/>
        </w:rPr>
      </w:pPr>
      <w:r>
        <w:rPr>
          <w:rFonts w:hint="eastAsia"/>
          <w:sz w:val="24"/>
        </w:rPr>
        <w:t xml:space="preserve"> </w:t>
      </w:r>
    </w:p>
    <w:p w:rsidR="00FD1C09" w:rsidRDefault="00FD1C09" w:rsidP="00FD1C09">
      <w:pPr>
        <w:pStyle w:val="11"/>
        <w:spacing w:line="360" w:lineRule="auto"/>
        <w:ind w:left="735" w:firstLineChars="0" w:firstLine="0"/>
        <w:rPr>
          <w:sz w:val="24"/>
        </w:rPr>
      </w:pPr>
      <w:r>
        <w:rPr>
          <w:rFonts w:hint="eastAsia"/>
          <w:sz w:val="24"/>
        </w:rPr>
        <w:t xml:space="preserve">                         </w:t>
      </w:r>
    </w:p>
    <w:p w:rsidR="00FD1C09" w:rsidRDefault="00FD1C09" w:rsidP="00FD1C09">
      <w:pPr>
        <w:pStyle w:val="11"/>
        <w:spacing w:line="360" w:lineRule="auto"/>
        <w:ind w:left="735" w:firstLineChars="0" w:firstLine="0"/>
        <w:rPr>
          <w:sz w:val="24"/>
        </w:rPr>
      </w:pPr>
    </w:p>
    <w:p w:rsidR="00FD1C09" w:rsidRDefault="00FD1C09" w:rsidP="00FD1C09">
      <w:pPr>
        <w:pStyle w:val="11"/>
        <w:spacing w:line="360" w:lineRule="auto"/>
        <w:ind w:left="735" w:firstLineChars="0" w:firstLine="0"/>
        <w:rPr>
          <w:sz w:val="24"/>
        </w:rPr>
      </w:pPr>
    </w:p>
    <w:p w:rsidR="00740470" w:rsidRDefault="00740470">
      <w:pPr>
        <w:ind w:firstLine="480"/>
      </w:pPr>
    </w:p>
    <w:p w:rsidR="00740470" w:rsidRDefault="00FD1C09">
      <w:pPr>
        <w:ind w:firstLine="480"/>
      </w:pPr>
      <w:r w:rsidRPr="00FD1C09">
        <w:rPr>
          <w:rFonts w:hint="eastAsia"/>
        </w:rPr>
        <w:t>BR</w:t>
      </w:r>
      <w:r w:rsidRPr="00FD1C09">
        <w:rPr>
          <w:rFonts w:hint="eastAsia"/>
        </w:rPr>
        <w:t>算法每个标签独立的建立二分类器，可并行进行，具有简单高效性。然而该算法基于标签间相互独立的前提，忽略了标签间的相关性，丢失了许多的重要信息。同时由于标签集中有多个标签，导致转换后数据集正样本数目严重小于负样本，正负样本比例严重失衡，出现数据不均衡现象。</w:t>
      </w:r>
    </w:p>
    <w:p w:rsidR="00740470" w:rsidRDefault="00FD1C09" w:rsidP="00FD1C09">
      <w:pPr>
        <w:numPr>
          <w:ilvl w:val="0"/>
          <w:numId w:val="17"/>
        </w:numPr>
        <w:ind w:firstLineChars="0"/>
      </w:pPr>
      <w:r>
        <w:rPr>
          <w:rFonts w:hint="eastAsia"/>
        </w:rPr>
        <w:t>LP</w:t>
      </w:r>
    </w:p>
    <w:p w:rsidR="00740470" w:rsidRDefault="00FD1C09">
      <w:pPr>
        <w:ind w:firstLine="480"/>
      </w:pPr>
      <w:r w:rsidRPr="00FD1C09">
        <w:rPr>
          <w:rFonts w:hint="eastAsia"/>
        </w:rPr>
        <w:lastRenderedPageBreak/>
        <w:t>LP</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FD1C09">
        <w:rPr>
          <w:rFonts w:hint="eastAsia"/>
        </w:rPr>
        <w:t xml:space="preserve"> LP</w:t>
      </w:r>
      <w:r w:rsidRPr="00FD1C09">
        <w:rPr>
          <w:rFonts w:hint="eastAsia"/>
        </w:rPr>
        <w:t>中新类别的生成。</w:t>
      </w:r>
    </w:p>
    <w:p w:rsidR="00FD1C09" w:rsidRDefault="00FD1C09" w:rsidP="00FD1C09">
      <w:pPr>
        <w:pStyle w:val="11"/>
        <w:spacing w:line="360" w:lineRule="auto"/>
        <w:ind w:left="1155" w:firstLineChars="0" w:firstLine="0"/>
        <w:jc w:val="center"/>
        <w:rPr>
          <w:sz w:val="24"/>
        </w:rPr>
      </w:pPr>
      <w:r w:rsidRPr="00C17A3C">
        <w:rPr>
          <w:rFonts w:hint="eastAsia"/>
          <w:sz w:val="24"/>
        </w:rPr>
        <w:t>表</w:t>
      </w:r>
      <w:r>
        <w:rPr>
          <w:rFonts w:hint="eastAsia"/>
          <w:sz w:val="24"/>
        </w:rPr>
        <w:t>2-</w:t>
      </w:r>
      <w:r w:rsidRPr="00C17A3C">
        <w:rPr>
          <w:rFonts w:hint="eastAsia"/>
          <w:sz w:val="24"/>
        </w:rPr>
        <w:t>3 LP</w:t>
      </w:r>
      <w:r w:rsidRPr="00C17A3C">
        <w:rPr>
          <w:rFonts w:hint="eastAsia"/>
          <w:sz w:val="24"/>
        </w:rPr>
        <w:t>转换后的新类别</w:t>
      </w:r>
    </w:p>
    <w:tbl>
      <w:tblPr>
        <w:tblW w:w="7237"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767"/>
        <w:gridCol w:w="992"/>
        <w:gridCol w:w="992"/>
        <w:gridCol w:w="992"/>
        <w:gridCol w:w="1134"/>
        <w:gridCol w:w="1084"/>
        <w:gridCol w:w="1276"/>
      </w:tblGrid>
      <w:tr w:rsidR="00372BEC" w:rsidRPr="00C17A3C" w:rsidTr="00372BEC">
        <w:trPr>
          <w:jc w:val="center"/>
        </w:trPr>
        <w:tc>
          <w:tcPr>
            <w:tcW w:w="767"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样本</w:t>
            </w:r>
          </w:p>
        </w:tc>
        <w:tc>
          <w:tcPr>
            <w:tcW w:w="992"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属性</w:t>
            </w:r>
          </w:p>
        </w:tc>
        <w:tc>
          <w:tcPr>
            <w:tcW w:w="992"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标签</w:t>
            </w:r>
            <w:r w:rsidRPr="00372BEC">
              <w:rPr>
                <w:rFonts w:hint="eastAsia"/>
                <w:b/>
                <w:bCs/>
              </w:rPr>
              <w:t>1</w:t>
            </w:r>
          </w:p>
        </w:tc>
        <w:tc>
          <w:tcPr>
            <w:tcW w:w="992"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标签</w:t>
            </w:r>
            <w:r w:rsidRPr="00372BEC">
              <w:rPr>
                <w:rFonts w:hint="eastAsia"/>
                <w:b/>
                <w:bCs/>
              </w:rPr>
              <w:t>2</w:t>
            </w:r>
          </w:p>
        </w:tc>
        <w:tc>
          <w:tcPr>
            <w:tcW w:w="1134"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标签</w:t>
            </w:r>
            <w:r w:rsidRPr="00372BEC">
              <w:rPr>
                <w:rFonts w:hint="eastAsia"/>
                <w:b/>
                <w:bCs/>
              </w:rPr>
              <w:t>3</w:t>
            </w:r>
          </w:p>
        </w:tc>
        <w:tc>
          <w:tcPr>
            <w:tcW w:w="1084"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标签</w:t>
            </w:r>
            <w:r w:rsidRPr="00372BEC">
              <w:rPr>
                <w:rFonts w:hint="eastAsia"/>
                <w:b/>
                <w:bCs/>
              </w:rPr>
              <w:t>4</w:t>
            </w:r>
          </w:p>
        </w:tc>
        <w:tc>
          <w:tcPr>
            <w:tcW w:w="1276" w:type="dxa"/>
            <w:tcBorders>
              <w:bottom w:val="single" w:sz="12" w:space="0" w:color="000000"/>
              <w:tl2br w:val="nil"/>
              <w:tr2bl w:val="nil"/>
            </w:tcBorders>
            <w:shd w:val="clear" w:color="auto" w:fill="auto"/>
          </w:tcPr>
          <w:p w:rsidR="00FD1C09" w:rsidRPr="00372BEC" w:rsidRDefault="00FD1C09" w:rsidP="00372BEC">
            <w:pPr>
              <w:spacing w:line="360" w:lineRule="auto"/>
              <w:ind w:firstLineChars="50" w:firstLine="120"/>
              <w:jc w:val="left"/>
              <w:rPr>
                <w:b/>
                <w:bCs/>
              </w:rPr>
            </w:pPr>
            <w:r w:rsidRPr="00372BEC">
              <w:rPr>
                <w:rFonts w:hint="eastAsia"/>
                <w:b/>
                <w:bCs/>
              </w:rPr>
              <w:t>新类别</w:t>
            </w:r>
          </w:p>
        </w:tc>
      </w:tr>
      <w:tr w:rsidR="00372BEC" w:rsidTr="00372BEC">
        <w:trPr>
          <w:jc w:val="center"/>
        </w:trPr>
        <w:tc>
          <w:tcPr>
            <w:tcW w:w="767"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992" w:type="dxa"/>
            <w:shd w:val="clear" w:color="auto" w:fill="auto"/>
          </w:tcPr>
          <w:p w:rsidR="00FD1C09" w:rsidRDefault="00FD1C09" w:rsidP="00372BEC">
            <w:pPr>
              <w:spacing w:line="360" w:lineRule="auto"/>
              <w:ind w:firstLine="480"/>
              <w:jc w:val="left"/>
            </w:pPr>
            <w:r>
              <w:t>X</w:t>
            </w:r>
            <w:r>
              <w:rPr>
                <w:rFonts w:hint="eastAsia"/>
              </w:rPr>
              <w:t>1</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134"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08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276" w:type="dxa"/>
            <w:shd w:val="clear" w:color="auto" w:fill="auto"/>
          </w:tcPr>
          <w:p w:rsidR="00FD1C09" w:rsidRDefault="00FD1C09" w:rsidP="00372BEC">
            <w:pPr>
              <w:pStyle w:val="11"/>
              <w:spacing w:line="360" w:lineRule="auto"/>
              <w:ind w:left="420" w:firstLineChars="0" w:firstLine="0"/>
              <w:jc w:val="left"/>
            </w:pPr>
            <w:r>
              <w:rPr>
                <w:rFonts w:hint="eastAsia"/>
              </w:rPr>
              <w:t>9</w:t>
            </w:r>
          </w:p>
        </w:tc>
      </w:tr>
      <w:tr w:rsidR="00372BEC" w:rsidTr="00372BEC">
        <w:trPr>
          <w:jc w:val="center"/>
        </w:trPr>
        <w:tc>
          <w:tcPr>
            <w:tcW w:w="767" w:type="dxa"/>
            <w:shd w:val="clear" w:color="auto" w:fill="auto"/>
          </w:tcPr>
          <w:p w:rsidR="00FD1C09" w:rsidRDefault="00FD1C09" w:rsidP="00372BEC">
            <w:pPr>
              <w:pStyle w:val="11"/>
              <w:spacing w:line="360" w:lineRule="auto"/>
              <w:ind w:left="420" w:firstLineChars="0" w:firstLine="0"/>
              <w:jc w:val="left"/>
            </w:pPr>
            <w:r>
              <w:rPr>
                <w:rFonts w:hint="eastAsia"/>
              </w:rPr>
              <w:t>2</w:t>
            </w:r>
          </w:p>
        </w:tc>
        <w:tc>
          <w:tcPr>
            <w:tcW w:w="992" w:type="dxa"/>
            <w:shd w:val="clear" w:color="auto" w:fill="auto"/>
          </w:tcPr>
          <w:p w:rsidR="00FD1C09" w:rsidRDefault="00FD1C09" w:rsidP="00372BEC">
            <w:pPr>
              <w:pStyle w:val="11"/>
              <w:spacing w:line="360" w:lineRule="auto"/>
              <w:ind w:left="420" w:firstLineChars="0" w:firstLine="0"/>
              <w:jc w:val="left"/>
            </w:pPr>
            <w:r>
              <w:t>X</w:t>
            </w:r>
            <w:r>
              <w:rPr>
                <w:rFonts w:hint="eastAsia"/>
              </w:rPr>
              <w:t>2</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13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08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276" w:type="dxa"/>
            <w:shd w:val="clear" w:color="auto" w:fill="auto"/>
          </w:tcPr>
          <w:p w:rsidR="00FD1C09" w:rsidRDefault="00FD1C09" w:rsidP="00372BEC">
            <w:pPr>
              <w:pStyle w:val="11"/>
              <w:spacing w:line="360" w:lineRule="auto"/>
              <w:ind w:left="420" w:firstLineChars="0" w:firstLine="0"/>
              <w:jc w:val="left"/>
            </w:pPr>
            <w:r>
              <w:rPr>
                <w:rFonts w:hint="eastAsia"/>
              </w:rPr>
              <w:t>3</w:t>
            </w:r>
          </w:p>
        </w:tc>
      </w:tr>
      <w:tr w:rsidR="00372BEC" w:rsidTr="00372BEC">
        <w:trPr>
          <w:jc w:val="center"/>
        </w:trPr>
        <w:tc>
          <w:tcPr>
            <w:tcW w:w="767" w:type="dxa"/>
            <w:shd w:val="clear" w:color="auto" w:fill="auto"/>
          </w:tcPr>
          <w:p w:rsidR="00FD1C09" w:rsidRDefault="00FD1C09" w:rsidP="00372BEC">
            <w:pPr>
              <w:pStyle w:val="11"/>
              <w:spacing w:line="360" w:lineRule="auto"/>
              <w:ind w:left="420" w:firstLineChars="0" w:firstLine="0"/>
              <w:jc w:val="left"/>
            </w:pPr>
            <w:r>
              <w:rPr>
                <w:rFonts w:hint="eastAsia"/>
              </w:rPr>
              <w:t>3</w:t>
            </w:r>
          </w:p>
        </w:tc>
        <w:tc>
          <w:tcPr>
            <w:tcW w:w="992" w:type="dxa"/>
            <w:shd w:val="clear" w:color="auto" w:fill="auto"/>
          </w:tcPr>
          <w:p w:rsidR="00FD1C09" w:rsidRDefault="00FD1C09" w:rsidP="00372BEC">
            <w:pPr>
              <w:pStyle w:val="11"/>
              <w:spacing w:line="360" w:lineRule="auto"/>
              <w:ind w:left="420" w:firstLineChars="0" w:firstLine="0"/>
              <w:jc w:val="left"/>
            </w:pPr>
            <w:r>
              <w:t>X</w:t>
            </w:r>
            <w:r>
              <w:rPr>
                <w:rFonts w:hint="eastAsia"/>
              </w:rPr>
              <w:t>3</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134"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084"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276" w:type="dxa"/>
            <w:shd w:val="clear" w:color="auto" w:fill="auto"/>
          </w:tcPr>
          <w:p w:rsidR="00FD1C09" w:rsidRDefault="00FD1C09" w:rsidP="00372BEC">
            <w:pPr>
              <w:pStyle w:val="11"/>
              <w:spacing w:line="360" w:lineRule="auto"/>
              <w:ind w:left="420" w:firstLineChars="0" w:firstLine="0"/>
              <w:jc w:val="left"/>
            </w:pPr>
            <w:r>
              <w:rPr>
                <w:rFonts w:hint="eastAsia"/>
              </w:rPr>
              <w:t>8</w:t>
            </w:r>
          </w:p>
        </w:tc>
      </w:tr>
      <w:tr w:rsidR="00372BEC" w:rsidTr="00372BEC">
        <w:trPr>
          <w:jc w:val="center"/>
        </w:trPr>
        <w:tc>
          <w:tcPr>
            <w:tcW w:w="767" w:type="dxa"/>
            <w:shd w:val="clear" w:color="auto" w:fill="auto"/>
          </w:tcPr>
          <w:p w:rsidR="00FD1C09" w:rsidRDefault="00FD1C09" w:rsidP="00372BEC">
            <w:pPr>
              <w:pStyle w:val="11"/>
              <w:spacing w:line="360" w:lineRule="auto"/>
              <w:ind w:left="420" w:firstLineChars="0" w:firstLine="0"/>
              <w:jc w:val="left"/>
            </w:pPr>
            <w:r>
              <w:rPr>
                <w:rFonts w:hint="eastAsia"/>
              </w:rPr>
              <w:t>4</w:t>
            </w:r>
          </w:p>
        </w:tc>
        <w:tc>
          <w:tcPr>
            <w:tcW w:w="992" w:type="dxa"/>
            <w:shd w:val="clear" w:color="auto" w:fill="auto"/>
          </w:tcPr>
          <w:p w:rsidR="00FD1C09" w:rsidRDefault="00FD1C09" w:rsidP="00372BEC">
            <w:pPr>
              <w:pStyle w:val="11"/>
              <w:spacing w:line="360" w:lineRule="auto"/>
              <w:ind w:left="420" w:firstLineChars="0" w:firstLine="0"/>
              <w:jc w:val="left"/>
            </w:pPr>
            <w:r>
              <w:t>X</w:t>
            </w:r>
            <w:r>
              <w:rPr>
                <w:rFonts w:hint="eastAsia"/>
              </w:rPr>
              <w:t>4</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13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08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276" w:type="dxa"/>
            <w:shd w:val="clear" w:color="auto" w:fill="auto"/>
          </w:tcPr>
          <w:p w:rsidR="00FD1C09" w:rsidRDefault="00FD1C09" w:rsidP="00372BEC">
            <w:pPr>
              <w:pStyle w:val="11"/>
              <w:spacing w:line="360" w:lineRule="auto"/>
              <w:ind w:left="420" w:firstLineChars="0" w:firstLine="0"/>
              <w:jc w:val="left"/>
            </w:pPr>
            <w:r>
              <w:rPr>
                <w:rFonts w:hint="eastAsia"/>
              </w:rPr>
              <w:t>7</w:t>
            </w:r>
          </w:p>
        </w:tc>
      </w:tr>
    </w:tbl>
    <w:p w:rsidR="00740470" w:rsidRDefault="00FD1C09" w:rsidP="00EB2AD7">
      <w:pPr>
        <w:spacing w:beforeLines="50" w:before="120"/>
        <w:ind w:firstLine="480"/>
      </w:pPr>
      <w:r w:rsidRPr="00FD1C09">
        <w:rPr>
          <w:rFonts w:hint="eastAsia"/>
        </w:rPr>
        <w:t>对于</w:t>
      </w:r>
      <w:r w:rsidRPr="00FD1C09">
        <w:rPr>
          <w:rFonts w:hint="eastAsia"/>
        </w:rPr>
        <w:t>M</w:t>
      </w:r>
      <w:r w:rsidRPr="00FD1C09">
        <w:rPr>
          <w:rFonts w:hint="eastAsia"/>
        </w:rPr>
        <w:t>个标签集合，理论上最多可生成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FD1C09">
        <w:rPr>
          <w:rFonts w:hint="eastAsia"/>
        </w:rPr>
        <w:t>LP</w:t>
      </w:r>
      <w:r w:rsidRPr="00FD1C09">
        <w:rPr>
          <w:rFonts w:hint="eastAsia"/>
        </w:rPr>
        <w:t>问题生成新类别的规模呈指数级别增长，不仅增加分类的难度，生成新标签时，有的标签对应的样本数目很大，有的的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EB2AD7" w:rsidRDefault="00EB2AD7" w:rsidP="00EB2AD7">
      <w:pPr>
        <w:numPr>
          <w:ilvl w:val="0"/>
          <w:numId w:val="17"/>
        </w:numPr>
        <w:spacing w:beforeLines="50" w:before="120"/>
        <w:ind w:firstLineChars="0"/>
      </w:pPr>
      <w:r>
        <w:rPr>
          <w:rFonts w:hint="eastAsia"/>
        </w:rPr>
        <w:t>RAKEL</w:t>
      </w:r>
    </w:p>
    <w:p w:rsidR="00EB2AD7" w:rsidRDefault="00EB2AD7" w:rsidP="00EB2AD7">
      <w:pPr>
        <w:spacing w:beforeLines="50" w:before="120"/>
        <w:ind w:firstLine="480"/>
      </w:pPr>
      <w:r w:rsidRPr="00EB2AD7">
        <w:rPr>
          <w:rFonts w:hint="eastAsia"/>
        </w:rPr>
        <w:t>考虑到</w:t>
      </w:r>
      <w:r w:rsidRPr="00EB2AD7">
        <w:rPr>
          <w:rFonts w:hint="eastAsia"/>
        </w:rPr>
        <w:t>LP</w:t>
      </w:r>
      <w:r w:rsidRPr="00EB2AD7">
        <w:rPr>
          <w:rFonts w:hint="eastAsia"/>
        </w:rPr>
        <w:t>算法在大规模训练样本和标签上的计算复杂性及预测性能问题，</w:t>
      </w:r>
      <w:r w:rsidRPr="00EB2AD7">
        <w:rPr>
          <w:rFonts w:hint="eastAsia"/>
        </w:rPr>
        <w:t>RAKEL</w:t>
      </w:r>
      <w:r w:rsidRPr="00EB2AD7">
        <w:rPr>
          <w:rFonts w:hint="eastAsia"/>
        </w:rPr>
        <w:t>算法对</w:t>
      </w:r>
      <w:r w:rsidRPr="00EB2AD7">
        <w:rPr>
          <w:rFonts w:hint="eastAsia"/>
        </w:rPr>
        <w:t>LP</w:t>
      </w:r>
      <w:r w:rsidRPr="00EB2AD7">
        <w:rPr>
          <w:rFonts w:hint="eastAsia"/>
        </w:rPr>
        <w:t>算法进行了改进。</w:t>
      </w:r>
      <w:r w:rsidRPr="00EB2AD7">
        <w:rPr>
          <w:rFonts w:hint="eastAsia"/>
        </w:rPr>
        <w:t>RAKEL</w:t>
      </w:r>
      <w:r w:rsidRPr="00EB2AD7">
        <w:rPr>
          <w:rFonts w:hint="eastAsia"/>
        </w:rPr>
        <w:t>将原始标签集随机划分为一些小的标签子集，每个标签子集包含</w:t>
      </w:r>
      <w:r w:rsidRPr="00EB2AD7">
        <w:rPr>
          <w:rFonts w:hint="eastAsia"/>
        </w:rPr>
        <w:t>k</w:t>
      </w:r>
      <w:r w:rsidRPr="00EB2AD7">
        <w:rPr>
          <w:rFonts w:hint="eastAsia"/>
        </w:rPr>
        <w:t>个标签，且标签子集之间可能会有重叠现象，为每个标签子集使用</w:t>
      </w:r>
      <w:r w:rsidRPr="00EB2AD7">
        <w:rPr>
          <w:rFonts w:hint="eastAsia"/>
        </w:rPr>
        <w:t>LP</w:t>
      </w:r>
      <w:r w:rsidRPr="00EB2AD7">
        <w:rPr>
          <w:rFonts w:hint="eastAsia"/>
        </w:rPr>
        <w:t>方法将多标签分类问题转换为单标签中的多分类问题。若</w:t>
      </w:r>
      <w:r w:rsidRPr="00EB2AD7">
        <w:rPr>
          <w:rFonts w:hint="eastAsia"/>
        </w:rPr>
        <w:t>RAKEL</w:t>
      </w:r>
      <w:r w:rsidRPr="00EB2AD7">
        <w:rPr>
          <w:rFonts w:hint="eastAsia"/>
        </w:rPr>
        <w:t>选择</w:t>
      </w:r>
      <w:r w:rsidRPr="00EB2AD7">
        <w:rPr>
          <w:rFonts w:hint="eastAsia"/>
        </w:rPr>
        <w:t>m</w:t>
      </w:r>
      <w:r w:rsidRPr="00EB2AD7">
        <w:rPr>
          <w:rFonts w:hint="eastAsia"/>
        </w:rPr>
        <w:t>个分类器，</w:t>
      </w:r>
      <w:r w:rsidRPr="00EB2AD7">
        <w:rPr>
          <w:rFonts w:hint="eastAsia"/>
        </w:rPr>
        <w:t xml:space="preserve"> </w:t>
      </w:r>
      <w:r w:rsidRPr="00EB2AD7">
        <w:rPr>
          <w:rFonts w:hint="eastAsia"/>
        </w:rPr>
        <w:t>对一个新样本，可得到</w:t>
      </w:r>
      <w:r w:rsidRPr="00EB2AD7">
        <w:rPr>
          <w:rFonts w:hint="eastAsia"/>
        </w:rPr>
        <w:t>m</w:t>
      </w:r>
      <w:r w:rsidRPr="00EB2AD7">
        <w:rPr>
          <w:rFonts w:hint="eastAsia"/>
        </w:rPr>
        <w:t>个预测标签组合，预测组合公式如</w:t>
      </w:r>
      <w:r w:rsidRPr="00EB2AD7">
        <w:rPr>
          <w:rFonts w:hint="eastAsia"/>
        </w:rPr>
        <w:t>(2-11)</w:t>
      </w:r>
      <w:r w:rsidRPr="00EB2AD7">
        <w:rPr>
          <w:rFonts w:hint="eastAsia"/>
        </w:rPr>
        <w:t>。</w:t>
      </w:r>
    </w:p>
    <w:p w:rsidR="00740470" w:rsidRDefault="001825D4" w:rsidP="00EB2AD7">
      <w:pPr>
        <w:ind w:firstLine="640"/>
        <w:jc w:val="center"/>
      </w:pPr>
      <w:r>
        <w:rPr>
          <w:noProof/>
          <w:sz w:val="32"/>
        </w:rPr>
        <w:pict>
          <v:shape id="_x0000_i1063" type="#_x0000_t75" style="width:247.8pt;height:32.65pt;visibility:visible;mso-wrap-style:square">
            <v:imagedata r:id="rId67" o:title=""/>
          </v:shape>
        </w:pict>
      </w:r>
      <w:r w:rsidR="00EB2AD7">
        <w:rPr>
          <w:rFonts w:hint="eastAsia"/>
          <w:noProof/>
          <w:sz w:val="32"/>
        </w:rPr>
        <w:t xml:space="preserve">    (2-11)</w:t>
      </w:r>
    </w:p>
    <w:p w:rsidR="00740470" w:rsidRDefault="0027796B">
      <w:pPr>
        <w:ind w:firstLine="480"/>
      </w:pPr>
      <w:r>
        <w:rPr>
          <w:position w:val="-10"/>
        </w:rPr>
        <w:pict>
          <v:shape id="_x0000_i1064" type="#_x0000_t75" style="width:32.65pt;height:15.9pt">
            <v:imagedata r:id="rId68" o:title=""/>
          </v:shape>
        </w:pict>
      </w:r>
      <w:r w:rsidR="00EB2AD7" w:rsidRPr="00EB2AD7">
        <w:rPr>
          <w:rFonts w:hint="eastAsia"/>
        </w:rPr>
        <w:t>表示标签</w:t>
      </w:r>
      <w:r>
        <w:rPr>
          <w:position w:val="-8"/>
        </w:rPr>
        <w:pict>
          <v:shape id="_x0000_i1065" type="#_x0000_t75" style="width:9.2pt;height:15.05pt">
            <v:imagedata r:id="rId69" o:title=""/>
          </v:shape>
        </w:pict>
      </w:r>
      <w:r w:rsidR="00EB2AD7" w:rsidRPr="00EB2AD7">
        <w:rPr>
          <w:rFonts w:hint="eastAsia"/>
        </w:rPr>
        <w:t>在</w:t>
      </w:r>
      <w:r w:rsidR="00EB2AD7" w:rsidRPr="00EB2AD7">
        <w:rPr>
          <w:rFonts w:hint="eastAsia"/>
        </w:rPr>
        <w:t>k</w:t>
      </w:r>
      <w:r w:rsidR="00EB2AD7" w:rsidRPr="00EB2AD7">
        <w:rPr>
          <w:rFonts w:hint="eastAsia"/>
        </w:rPr>
        <w:t>个标签子集中实际出现的频率，</w:t>
      </w:r>
      <w:r>
        <w:rPr>
          <w:position w:val="-10"/>
        </w:rPr>
        <w:pict>
          <v:shape id="_x0000_i1066" type="#_x0000_t75" style="width:31.8pt;height:15.9pt">
            <v:imagedata r:id="rId70" o:title=""/>
          </v:shape>
        </w:pict>
      </w:r>
      <w:r w:rsidR="00EB2AD7" w:rsidRPr="00EB2AD7">
        <w:rPr>
          <w:rFonts w:hint="eastAsia"/>
        </w:rPr>
        <w:t>表示标签</w:t>
      </w:r>
      <w:r>
        <w:rPr>
          <w:position w:val="-8"/>
        </w:rPr>
        <w:pict>
          <v:shape id="_x0000_i1067" type="#_x0000_t75" style="width:9.2pt;height:15.05pt">
            <v:imagedata r:id="rId71" o:title=""/>
          </v:shape>
        </w:pict>
      </w:r>
      <w:r w:rsidR="00EB2AD7" w:rsidRPr="00EB2AD7">
        <w:rPr>
          <w:rFonts w:hint="eastAsia"/>
        </w:rPr>
        <w:t>在所有分类器中可能出现的最大频率，当标签</w:t>
      </w:r>
      <w:r>
        <w:rPr>
          <w:position w:val="-8"/>
        </w:rPr>
        <w:pict>
          <v:shape id="_x0000_i1068" type="#_x0000_t75" style="width:9.2pt;height:15.05pt">
            <v:imagedata r:id="rId71" o:title=""/>
          </v:shape>
        </w:pict>
      </w:r>
      <w:r w:rsidR="00EB2AD7" w:rsidRPr="00EB2AD7">
        <w:rPr>
          <w:rFonts w:hint="eastAsia"/>
        </w:rPr>
        <w:t>出现的频率超过它所能获得的最大频率的一半时，就认为该标签是相关的。</w:t>
      </w:r>
    </w:p>
    <w:p w:rsidR="00EB2AD7" w:rsidRDefault="00EB2AD7" w:rsidP="00167EB6">
      <w:pPr>
        <w:numPr>
          <w:ilvl w:val="0"/>
          <w:numId w:val="16"/>
        </w:numPr>
        <w:ind w:firstLineChars="0"/>
      </w:pPr>
      <w:r w:rsidRPr="00EB2AD7">
        <w:rPr>
          <w:rFonts w:hint="eastAsia"/>
        </w:rPr>
        <w:t>算法适应性方法</w:t>
      </w:r>
      <w:r w:rsidR="00167EB6">
        <w:rPr>
          <w:rFonts w:hint="eastAsia"/>
        </w:rPr>
        <w:t>中的</w:t>
      </w:r>
      <w:r>
        <w:rPr>
          <w:rFonts w:hint="eastAsia"/>
        </w:rPr>
        <w:t>ML-KNN</w:t>
      </w:r>
      <w:r w:rsidR="00167EB6">
        <w:rPr>
          <w:rFonts w:hint="eastAsia"/>
        </w:rPr>
        <w:t>算法</w:t>
      </w:r>
    </w:p>
    <w:p w:rsidR="00EB2AD7" w:rsidRDefault="00EB2AD7" w:rsidP="00EB2AD7">
      <w:pPr>
        <w:ind w:firstLine="480"/>
      </w:pPr>
      <w:r>
        <w:rPr>
          <w:rFonts w:hint="eastAsia"/>
        </w:rPr>
        <w:t>ML-KNN</w:t>
      </w:r>
      <w:r>
        <w:rPr>
          <w:rFonts w:hint="eastAsia"/>
        </w:rPr>
        <w:t>的基本思想是采用</w:t>
      </w:r>
      <w:r>
        <w:rPr>
          <w:rFonts w:hint="eastAsia"/>
        </w:rPr>
        <w:t>k</w:t>
      </w:r>
      <w:r>
        <w:rPr>
          <w:rFonts w:hint="eastAsia"/>
        </w:rPr>
        <w:t>近邻技术处理多标签学习问题，利用最大化后验概率规则</w:t>
      </w:r>
      <w:r>
        <w:rPr>
          <w:rFonts w:hint="eastAsia"/>
        </w:rPr>
        <w:t xml:space="preserve">(MAP) </w:t>
      </w:r>
      <w:r>
        <w:rPr>
          <w:rFonts w:hint="eastAsia"/>
        </w:rPr>
        <w:t>推理出待预测样本的标签信息。一未知样本</w:t>
      </w:r>
      <w:r w:rsidR="0027796B">
        <w:rPr>
          <w:position w:val="-6"/>
        </w:rPr>
        <w:pict>
          <v:shape id="_x0000_i1069" type="#_x0000_t75" style="width:10.9pt;height:10.9pt">
            <v:imagedata r:id="rId72" o:title=""/>
          </v:shape>
        </w:pict>
      </w:r>
      <w:r>
        <w:rPr>
          <w:rFonts w:hint="eastAsia"/>
        </w:rPr>
        <w:t>，记</w:t>
      </w:r>
      <w:r w:rsidR="0027796B">
        <w:rPr>
          <w:position w:val="-10"/>
        </w:rPr>
        <w:pict>
          <v:shape id="_x0000_i1070" type="#_x0000_t75" style="width:27.65pt;height:15.9pt">
            <v:imagedata r:id="rId73" o:title=""/>
          </v:shape>
        </w:pict>
      </w:r>
      <w:r>
        <w:rPr>
          <w:rFonts w:hint="eastAsia"/>
        </w:rPr>
        <w:t>表示样本集</w:t>
      </w:r>
      <w:r>
        <w:rPr>
          <w:rFonts w:hint="eastAsia"/>
        </w:rPr>
        <w:t>D</w:t>
      </w:r>
      <w:r>
        <w:rPr>
          <w:rFonts w:hint="eastAsia"/>
        </w:rPr>
        <w:t>中</w:t>
      </w:r>
      <w:r>
        <w:rPr>
          <w:rFonts w:hint="eastAsia"/>
        </w:rPr>
        <w:t>k</w:t>
      </w:r>
      <w:r>
        <w:rPr>
          <w:rFonts w:hint="eastAsia"/>
        </w:rPr>
        <w:t>近邻样本集。一般来讲，样本间相似度使用欧氏距离来度量。对于标签</w:t>
      </w:r>
      <w:r>
        <w:rPr>
          <w:rFonts w:hint="eastAsia"/>
        </w:rPr>
        <w:t>j, ML-KNN</w:t>
      </w:r>
      <w:r>
        <w:rPr>
          <w:rFonts w:hint="eastAsia"/>
        </w:rPr>
        <w:t>计算样本</w:t>
      </w:r>
      <w:r w:rsidR="0027796B">
        <w:rPr>
          <w:position w:val="-6"/>
        </w:rPr>
        <w:pict>
          <v:shape id="_x0000_i1071" type="#_x0000_t75" style="width:10.9pt;height:10.9pt">
            <v:imagedata r:id="rId72" o:title=""/>
          </v:shape>
        </w:pict>
      </w:r>
      <w:r>
        <w:rPr>
          <w:rFonts w:hint="eastAsia"/>
        </w:rPr>
        <w:t>的标签</w:t>
      </w:r>
      <w:r w:rsidR="0027796B">
        <w:rPr>
          <w:position w:val="-10"/>
        </w:rPr>
        <w:pict>
          <v:shape id="_x0000_i1072" type="#_x0000_t75" style="width:11.7pt;height:12.55pt">
            <v:imagedata r:id="rId74" o:title=""/>
          </v:shape>
        </w:pict>
      </w:r>
      <w:r>
        <w:rPr>
          <w:rFonts w:hint="eastAsia"/>
        </w:rPr>
        <w:t>出现在近邻中的次数，公式如</w:t>
      </w:r>
      <w:r>
        <w:rPr>
          <w:rFonts w:hint="eastAsia"/>
        </w:rPr>
        <w:t>(2-12)</w:t>
      </w:r>
      <w:r>
        <w:rPr>
          <w:rFonts w:hint="eastAsia"/>
        </w:rPr>
        <w:t>：</w:t>
      </w:r>
    </w:p>
    <w:p w:rsidR="00EB2AD7" w:rsidRDefault="001825D4" w:rsidP="00EB2AD7">
      <w:pPr>
        <w:ind w:left="480" w:firstLineChars="0" w:firstLine="0"/>
        <w:jc w:val="center"/>
      </w:pPr>
      <w:r>
        <w:rPr>
          <w:noProof/>
        </w:rPr>
        <w:pict>
          <v:shape id="图片 15" o:spid="_x0000_i1073" type="#_x0000_t75" style="width:278.8pt;height:61.1pt;visibility:visible;mso-wrap-style:square">
            <v:imagedata r:id="rId75" o:title=""/>
          </v:shape>
        </w:pict>
      </w:r>
      <w:r w:rsidR="00EB2AD7">
        <w:rPr>
          <w:rFonts w:hint="eastAsia"/>
        </w:rPr>
        <w:t xml:space="preserve">  (2-12)</w:t>
      </w:r>
    </w:p>
    <w:p w:rsidR="00EB2AD7" w:rsidRDefault="00EB2AD7" w:rsidP="00EB2AD7">
      <w:pPr>
        <w:ind w:firstLineChars="150" w:firstLine="360"/>
      </w:pPr>
      <w:r>
        <w:rPr>
          <w:rFonts w:hint="eastAsia"/>
        </w:rPr>
        <w:lastRenderedPageBreak/>
        <w:t xml:space="preserve"> </w:t>
      </w:r>
      <w:r w:rsidR="0027796B">
        <w:rPr>
          <w:position w:val="-8"/>
        </w:rPr>
        <w:pict>
          <v:shape id="_x0000_i1074" type="#_x0000_t75" style="width:15.05pt;height:15.05pt">
            <v:imagedata r:id="rId76" o:title=""/>
          </v:shape>
        </w:pict>
      </w:r>
      <w:r>
        <w:rPr>
          <w:rFonts w:hint="eastAsia"/>
        </w:rPr>
        <w:t>表示样本</w:t>
      </w:r>
      <w:r w:rsidR="0027796B">
        <w:rPr>
          <w:position w:val="-6"/>
        </w:rPr>
        <w:pict>
          <v:shape id="_x0000_i1075" type="#_x0000_t75" style="width:10.9pt;height:10.9pt">
            <v:imagedata r:id="rId72" o:title=""/>
          </v:shape>
        </w:pict>
      </w:r>
      <w:r>
        <w:rPr>
          <w:rFonts w:hint="eastAsia"/>
        </w:rPr>
        <w:t>中出现标签</w:t>
      </w:r>
      <w:r w:rsidR="0027796B">
        <w:rPr>
          <w:position w:val="-10"/>
        </w:rPr>
        <w:pict>
          <v:shape id="_x0000_i1076" type="#_x0000_t75" style="width:11.7pt;height:12.55pt">
            <v:imagedata r:id="rId74" o:title=""/>
          </v:shape>
        </w:pict>
      </w:r>
      <w:r>
        <w:rPr>
          <w:rFonts w:hint="eastAsia"/>
        </w:rPr>
        <w:t>事件，</w:t>
      </w:r>
      <w:r w:rsidR="0027796B">
        <w:rPr>
          <w:position w:val="-10"/>
        </w:rPr>
        <w:pict>
          <v:shape id="_x0000_i1077" type="#_x0000_t75" style="width:46.9pt;height:15.9pt">
            <v:imagedata r:id="rId77" o:title=""/>
          </v:shape>
        </w:pict>
      </w:r>
      <w:r>
        <w:rPr>
          <w:rFonts w:hint="eastAsia"/>
        </w:rPr>
        <w:t>表示样本</w:t>
      </w:r>
      <w:r w:rsidR="0027796B">
        <w:rPr>
          <w:position w:val="-6"/>
        </w:rPr>
        <w:pict>
          <v:shape id="_x0000_i1078" type="#_x0000_t75" style="width:10.9pt;height:10.9pt">
            <v:imagedata r:id="rId72" o:title=""/>
          </v:shape>
        </w:pict>
      </w:r>
      <w:r>
        <w:rPr>
          <w:rFonts w:hint="eastAsia"/>
        </w:rPr>
        <w:t>的近邻中存在</w:t>
      </w:r>
      <w:r w:rsidR="0027796B">
        <w:rPr>
          <w:position w:val="-8"/>
        </w:rPr>
        <w:pict>
          <v:shape id="_x0000_i1079" type="#_x0000_t75" style="width:12.55pt;height:15.05pt">
            <v:imagedata r:id="rId78" o:title=""/>
          </v:shape>
        </w:pict>
      </w:r>
      <w:r>
        <w:rPr>
          <w:rFonts w:hint="eastAsia"/>
        </w:rPr>
        <w:t>个标签</w:t>
      </w:r>
      <w:r>
        <w:rPr>
          <w:rFonts w:hint="eastAsia"/>
        </w:rPr>
        <w:t xml:space="preserve"> </w:t>
      </w:r>
      <w:r w:rsidR="0027796B">
        <w:rPr>
          <w:position w:val="-10"/>
        </w:rPr>
        <w:pict>
          <v:shape id="_x0000_i1080" type="#_x0000_t75" style="width:11.7pt;height:12.55pt">
            <v:imagedata r:id="rId74" o:title=""/>
          </v:shape>
        </w:pict>
      </w:r>
      <w:r>
        <w:rPr>
          <w:rFonts w:hint="eastAsia"/>
        </w:rPr>
        <w:t>时，</w:t>
      </w:r>
      <w:r w:rsidR="0027796B">
        <w:rPr>
          <w:position w:val="-8"/>
        </w:rPr>
        <w:pict>
          <v:shape id="_x0000_i1081" type="#_x0000_t75" style="width:15.05pt;height:15.05pt">
            <v:imagedata r:id="rId79" o:title=""/>
          </v:shape>
        </w:pict>
      </w:r>
      <w:r>
        <w:rPr>
          <w:rFonts w:hint="eastAsia"/>
        </w:rPr>
        <w:t>出现的后验概率，相对的</w:t>
      </w:r>
      <w:r w:rsidR="0027796B">
        <w:rPr>
          <w:position w:val="-8"/>
        </w:rPr>
        <w:pict>
          <v:shape id="_x0000_i1082" type="#_x0000_t75" style="width:15.05pt;height:15.05pt">
            <v:imagedata r:id="rId79" o:title=""/>
          </v:shape>
        </w:pict>
      </w:r>
      <w:r>
        <w:rPr>
          <w:rFonts w:hint="eastAsia"/>
        </w:rPr>
        <w:t>未出现的后验概率为</w:t>
      </w:r>
      <w:r w:rsidR="0027796B">
        <w:rPr>
          <w:position w:val="-10"/>
        </w:rPr>
        <w:pict>
          <v:shape id="_x0000_i1083" type="#_x0000_t75" style="width:55.25pt;height:15.9pt">
            <v:imagedata r:id="rId80" o:title=""/>
          </v:shape>
        </w:pict>
      </w:r>
      <w:r>
        <w:rPr>
          <w:rFonts w:hint="eastAsia"/>
        </w:rPr>
        <w:t>，根据</w:t>
      </w:r>
      <w:r>
        <w:rPr>
          <w:rFonts w:hint="eastAsia"/>
        </w:rPr>
        <w:t>MAP</w:t>
      </w:r>
      <w:r>
        <w:rPr>
          <w:rFonts w:hint="eastAsia"/>
        </w:rPr>
        <w:t>规则，</w:t>
      </w:r>
      <w:r>
        <w:rPr>
          <w:rFonts w:hint="eastAsia"/>
        </w:rPr>
        <w:t xml:space="preserve"> </w:t>
      </w:r>
      <w:r>
        <w:rPr>
          <w:rFonts w:hint="eastAsia"/>
        </w:rPr>
        <w:t>预测标签集合由</w:t>
      </w:r>
      <w:r w:rsidR="0027796B">
        <w:rPr>
          <w:position w:val="-10"/>
        </w:rPr>
        <w:pict>
          <v:shape id="_x0000_i1084" type="#_x0000_t75" style="width:46.9pt;height:15.9pt">
            <v:imagedata r:id="rId77" o:title=""/>
          </v:shape>
        </w:pict>
      </w:r>
      <w:r>
        <w:rPr>
          <w:rFonts w:hint="eastAsia"/>
        </w:rPr>
        <w:t>是否大于</w:t>
      </w:r>
      <w:r w:rsidR="0027796B">
        <w:rPr>
          <w:position w:val="-10"/>
        </w:rPr>
        <w:pict>
          <v:shape id="_x0000_i1085" type="#_x0000_t75" style="width:55.25pt;height:15.9pt">
            <v:imagedata r:id="rId80" o:title=""/>
          </v:shape>
        </w:pict>
      </w:r>
      <w:r>
        <w:rPr>
          <w:rFonts w:hint="eastAsia"/>
        </w:rPr>
        <w:t>决定，如公式（</w:t>
      </w:r>
      <w:r>
        <w:rPr>
          <w:rFonts w:hint="eastAsia"/>
        </w:rPr>
        <w:t>2-13</w:t>
      </w:r>
      <w:r>
        <w:rPr>
          <w:rFonts w:hint="eastAsia"/>
        </w:rPr>
        <w:t>）所示：</w:t>
      </w:r>
    </w:p>
    <w:p w:rsidR="00EB2AD7" w:rsidRDefault="00EB2AD7" w:rsidP="00905C02">
      <w:pPr>
        <w:pStyle w:val="11"/>
        <w:spacing w:beforeLines="50" w:before="120" w:afterLines="50" w:after="120" w:line="360" w:lineRule="auto"/>
        <w:ind w:left="1157" w:firstLineChars="0" w:firstLine="0"/>
        <w:jc w:val="center"/>
        <w:rPr>
          <w:sz w:val="24"/>
        </w:rPr>
      </w:pPr>
      <w:r>
        <w:rPr>
          <w:rFonts w:hint="eastAsia"/>
        </w:rPr>
        <w:t xml:space="preserve">    </w:t>
      </w:r>
      <w:r w:rsidR="0027796B">
        <w:rPr>
          <w:position w:val="-10"/>
          <w:sz w:val="24"/>
        </w:rPr>
        <w:pict>
          <v:shape id="_x0000_i1086" type="#_x0000_t75" style="width:212.65pt;height:15.9pt">
            <v:imagedata r:id="rId81" o:title=""/>
          </v:shape>
        </w:pict>
      </w:r>
      <w:r>
        <w:rPr>
          <w:rFonts w:hint="eastAsia"/>
          <w:sz w:val="24"/>
        </w:rPr>
        <w:t xml:space="preserve">   </w:t>
      </w:r>
      <w:r>
        <w:rPr>
          <w:rFonts w:hint="eastAsia"/>
          <w:sz w:val="24"/>
        </w:rPr>
        <w:t>（</w:t>
      </w:r>
      <w:r>
        <w:rPr>
          <w:rFonts w:hint="eastAsia"/>
          <w:sz w:val="24"/>
        </w:rPr>
        <w:t>2-13</w:t>
      </w:r>
      <w:r>
        <w:rPr>
          <w:rFonts w:hint="eastAsia"/>
          <w:sz w:val="24"/>
        </w:rPr>
        <w:t>）</w:t>
      </w:r>
    </w:p>
    <w:p w:rsidR="00EB2AD7" w:rsidRDefault="00EB2AD7" w:rsidP="00EB2AD7">
      <w:pPr>
        <w:ind w:firstLine="480"/>
      </w:pPr>
      <w:r>
        <w:rPr>
          <w:rFonts w:hint="eastAsia"/>
        </w:rPr>
        <w:t>根据贝叶斯理论，可得公式</w:t>
      </w:r>
      <w:r>
        <w:rPr>
          <w:rFonts w:hint="eastAsia"/>
        </w:rPr>
        <w:t>(2-14)</w:t>
      </w:r>
      <w:r>
        <w:rPr>
          <w:rFonts w:hint="eastAsia"/>
        </w:rPr>
        <w:t>：</w:t>
      </w:r>
    </w:p>
    <w:p w:rsidR="00EB2AD7" w:rsidRDefault="00EB2AD7" w:rsidP="00905C02">
      <w:pPr>
        <w:spacing w:beforeLines="50" w:before="120" w:afterLines="50" w:after="120" w:line="360" w:lineRule="auto"/>
        <w:ind w:firstLine="480"/>
        <w:jc w:val="center"/>
      </w:pPr>
      <w:r>
        <w:rPr>
          <w:rFonts w:hint="eastAsia"/>
        </w:rPr>
        <w:t xml:space="preserve">   </w:t>
      </w:r>
      <w:r w:rsidR="0027796B">
        <w:rPr>
          <w:position w:val="-28"/>
        </w:rPr>
        <w:pict>
          <v:shape id="_x0000_i1087" type="#_x0000_t75" style="width:162.4pt;height:31.8pt">
            <v:imagedata r:id="rId82" o:title=""/>
          </v:shape>
        </w:pict>
      </w:r>
      <w:r w:rsidR="00905C02">
        <w:rPr>
          <w:rFonts w:hint="eastAsia"/>
        </w:rPr>
        <w:t xml:space="preserve">  </w:t>
      </w:r>
      <w:r w:rsidR="00905C02">
        <w:rPr>
          <w:rFonts w:hint="eastAsia"/>
        </w:rPr>
        <w:t>（</w:t>
      </w:r>
      <w:r w:rsidR="00905C02">
        <w:rPr>
          <w:rFonts w:hint="eastAsia"/>
        </w:rPr>
        <w:t>2-14</w:t>
      </w:r>
      <w:r w:rsidR="00905C02">
        <w:rPr>
          <w:rFonts w:hint="eastAsia"/>
        </w:rPr>
        <w:t>）</w:t>
      </w:r>
    </w:p>
    <w:p w:rsidR="00EB2AD7" w:rsidRDefault="0027796B" w:rsidP="00905C02">
      <w:pPr>
        <w:ind w:firstLine="480"/>
      </w:pPr>
      <w:r>
        <w:rPr>
          <w:position w:val="-10"/>
        </w:rPr>
        <w:pict>
          <v:shape id="_x0000_i1088" type="#_x0000_t75" style="width:31.8pt;height:15.9pt" o:bullet="t">
            <v:imagedata r:id="rId83" o:title=""/>
          </v:shape>
        </w:pict>
      </w:r>
      <w:r>
        <w:rPr>
          <w:position w:val="-10"/>
        </w:rPr>
        <w:pict>
          <v:shape id="_x0000_i1089" type="#_x0000_t75" style="width:40.2pt;height:15.9pt">
            <v:imagedata r:id="rId84" o:title=""/>
          </v:shape>
        </w:pict>
      </w:r>
      <w:r w:rsidR="00EB2AD7">
        <w:rPr>
          <w:rFonts w:hint="eastAsia"/>
        </w:rPr>
        <w:t>表示</w:t>
      </w:r>
      <w:r>
        <w:rPr>
          <w:position w:val="-8"/>
        </w:rPr>
        <w:pict>
          <v:shape id="_x0000_i1090" type="#_x0000_t75" style="width:15.05pt;height:15.05pt">
            <v:imagedata r:id="rId85" o:title=""/>
          </v:shape>
        </w:pict>
      </w:r>
      <w:r w:rsidR="00EB2AD7">
        <w:rPr>
          <w:rFonts w:hint="eastAsia"/>
        </w:rPr>
        <w:t>出现的先验概率，可通过计算每个标签出现在训练样本集的频次来估计。后验概率</w:t>
      </w:r>
      <w:r>
        <w:rPr>
          <w:position w:val="-10"/>
        </w:rPr>
        <w:pict>
          <v:shape id="_x0000_i1091" type="#_x0000_t75" style="width:46.9pt;height:15.9pt">
            <v:imagedata r:id="rId86" o:title=""/>
          </v:shape>
        </w:pict>
      </w:r>
      <w:r w:rsidR="00EB2AD7">
        <w:rPr>
          <w:rFonts w:hint="eastAsia"/>
        </w:rPr>
        <w:t>利用似然估计计算，标签</w:t>
      </w:r>
      <w:r>
        <w:rPr>
          <w:position w:val="-10"/>
        </w:rPr>
        <w:pict>
          <v:shape id="_x0000_i1092" type="#_x0000_t75" style="width:11.7pt;height:12.55pt">
            <v:imagedata r:id="rId87" o:title=""/>
          </v:shape>
        </w:pict>
      </w:r>
      <w:r w:rsidR="00EB2AD7">
        <w:rPr>
          <w:rFonts w:hint="eastAsia"/>
        </w:rPr>
        <w:t>出现在训练样本集中的次数和</w:t>
      </w:r>
      <w:r w:rsidR="00EB2AD7">
        <w:rPr>
          <w:rFonts w:hint="eastAsia"/>
        </w:rPr>
        <w:t>k</w:t>
      </w:r>
      <w:r w:rsidR="00EB2AD7">
        <w:rPr>
          <w:rFonts w:hint="eastAsia"/>
        </w:rPr>
        <w:t>个邻居中有</w:t>
      </w:r>
      <w:r>
        <w:rPr>
          <w:position w:val="-8"/>
        </w:rPr>
        <w:pict>
          <v:shape id="_x0000_i1093" type="#_x0000_t75" style="width:12.55pt;height:15.05pt">
            <v:imagedata r:id="rId88" o:title=""/>
          </v:shape>
        </w:pict>
      </w:r>
      <w:r w:rsidR="00EB2AD7">
        <w:rPr>
          <w:rFonts w:hint="eastAsia"/>
        </w:rPr>
        <w:t>个标签</w:t>
      </w:r>
      <w:r>
        <w:rPr>
          <w:position w:val="-10"/>
        </w:rPr>
        <w:pict>
          <v:shape id="_x0000_i1094" type="#_x0000_t75" style="width:11.7pt;height:12.55pt">
            <v:imagedata r:id="rId89" o:title=""/>
          </v:shape>
        </w:pict>
      </w:r>
      <w:r w:rsidR="00EB2AD7">
        <w:rPr>
          <w:rFonts w:hint="eastAsia"/>
        </w:rPr>
        <w:t>来决定。</w:t>
      </w:r>
      <w:r>
        <w:rPr>
          <w:position w:val="-10"/>
        </w:rPr>
        <w:pict>
          <v:shape id="_x0000_i1095" type="#_x0000_t75" style="width:55.25pt;height:15.9pt">
            <v:imagedata r:id="rId90" o:title=""/>
          </v:shape>
        </w:pict>
      </w:r>
      <w:r w:rsidR="00EB2AD7">
        <w:rPr>
          <w:rFonts w:hint="eastAsia"/>
        </w:rPr>
        <w:t>类似，即标签</w:t>
      </w:r>
      <w:r>
        <w:rPr>
          <w:position w:val="-10"/>
        </w:rPr>
        <w:pict>
          <v:shape id="_x0000_i1096" type="#_x0000_t75" style="width:11.7pt;height:12.55pt">
            <v:imagedata r:id="rId87" o:title=""/>
          </v:shape>
        </w:pict>
      </w:r>
      <w:r w:rsidR="00EB2AD7">
        <w:rPr>
          <w:rFonts w:hint="eastAsia"/>
        </w:rPr>
        <w:t>没有出现在训练样本集中的次数和</w:t>
      </w:r>
      <w:r w:rsidR="00EB2AD7">
        <w:rPr>
          <w:rFonts w:hint="eastAsia"/>
        </w:rPr>
        <w:t>k</w:t>
      </w:r>
      <w:r w:rsidR="00EB2AD7">
        <w:rPr>
          <w:rFonts w:hint="eastAsia"/>
        </w:rPr>
        <w:t>个邻居中有</w:t>
      </w:r>
      <w:r>
        <w:rPr>
          <w:position w:val="-8"/>
        </w:rPr>
        <w:pict>
          <v:shape id="_x0000_i1097" type="#_x0000_t75" style="width:12.55pt;height:15.05pt">
            <v:imagedata r:id="rId88" o:title=""/>
          </v:shape>
        </w:pict>
      </w:r>
      <w:r w:rsidR="00EB2AD7">
        <w:rPr>
          <w:rFonts w:hint="eastAsia"/>
        </w:rPr>
        <w:t>个标签</w:t>
      </w:r>
      <w:r>
        <w:rPr>
          <w:position w:val="-10"/>
        </w:rPr>
        <w:pict>
          <v:shape id="_x0000_i1098" type="#_x0000_t75" style="width:11.7pt;height:12.55pt">
            <v:imagedata r:id="rId89" o:title=""/>
          </v:shape>
        </w:pict>
      </w:r>
      <w:r w:rsidR="00EB2AD7">
        <w:rPr>
          <w:rFonts w:hint="eastAsia"/>
        </w:rPr>
        <w:t>来决定。</w:t>
      </w:r>
    </w:p>
    <w:p w:rsidR="00EB2AD7" w:rsidRDefault="00EB2AD7" w:rsidP="00905C02">
      <w:pPr>
        <w:ind w:firstLine="480"/>
      </w:pPr>
      <w:r>
        <w:rPr>
          <w:rFonts w:hint="eastAsia"/>
        </w:rPr>
        <w:t>ML-KNN</w:t>
      </w:r>
      <w:r>
        <w:rPr>
          <w:rFonts w:hint="eastAsia"/>
        </w:rPr>
        <w:t>继承了懒惰学习和朴素贝叶斯的优点，即决策边界可以自适应地调整，由于每个类标号是基于先验概率进行估计的，所以该算法对类别不均衡性程度不敏感，不足之处在于为每个待预测样本计算到全局已知样本的距离，计算量大。</w:t>
      </w:r>
    </w:p>
    <w:p w:rsidR="00905C02" w:rsidRDefault="00905C02" w:rsidP="00905C02">
      <w:pPr>
        <w:pStyle w:val="2"/>
      </w:pPr>
      <w:bookmarkStart w:id="254" w:name="_Toc511730073"/>
      <w:bookmarkStart w:id="255" w:name="_Toc511756906"/>
      <w:r>
        <w:rPr>
          <w:rFonts w:hint="eastAsia"/>
        </w:rPr>
        <w:t>标签不均衡性处理</w:t>
      </w:r>
      <w:bookmarkEnd w:id="254"/>
      <w:bookmarkEnd w:id="255"/>
    </w:p>
    <w:p w:rsidR="00905C02" w:rsidRDefault="00905C02" w:rsidP="00905C02">
      <w:pPr>
        <w:pStyle w:val="3"/>
      </w:pPr>
      <w:bookmarkStart w:id="256" w:name="_Toc511730074"/>
      <w:bookmarkStart w:id="257" w:name="_Toc511756907"/>
      <w:r>
        <w:rPr>
          <w:rFonts w:hint="eastAsia"/>
        </w:rPr>
        <w:t>单标签分类中类别不均衡性问题</w:t>
      </w:r>
      <w:bookmarkEnd w:id="256"/>
      <w:bookmarkEnd w:id="257"/>
    </w:p>
    <w:p w:rsidR="00905C02" w:rsidRDefault="00905C02" w:rsidP="00905C02">
      <w:pPr>
        <w:ind w:firstLine="480"/>
      </w:pPr>
      <w:r w:rsidRPr="00905C02">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全局误分率，分类器偏向于大类样本，损失了小类样本，分类器会大大地因为数据不平衡性而无法满足分类要求，因此在构建分类模型之前，需要对分类不均衡性问题进行处理。传统的单标签分类中对不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p>
    <w:p w:rsidR="00905C02" w:rsidRDefault="00905C02" w:rsidP="00905C02">
      <w:pPr>
        <w:pStyle w:val="3"/>
      </w:pPr>
      <w:bookmarkStart w:id="258" w:name="_Toc511730075"/>
      <w:bookmarkStart w:id="259" w:name="_Toc511756908"/>
      <w:r>
        <w:rPr>
          <w:rFonts w:hint="eastAsia"/>
        </w:rPr>
        <w:t>多标签类别不均衡性</w:t>
      </w:r>
      <w:commentRangeStart w:id="260"/>
      <w:r>
        <w:rPr>
          <w:rFonts w:hint="eastAsia"/>
        </w:rPr>
        <w:t>探讨</w:t>
      </w:r>
      <w:bookmarkEnd w:id="258"/>
      <w:bookmarkEnd w:id="259"/>
      <w:commentRangeEnd w:id="260"/>
      <w:r w:rsidR="001B6DF4">
        <w:rPr>
          <w:rStyle w:val="af8"/>
          <w:bCs w:val="0"/>
          <w:snapToGrid/>
          <w:kern w:val="2"/>
        </w:rPr>
        <w:commentReference w:id="260"/>
      </w:r>
    </w:p>
    <w:p w:rsidR="00905C02" w:rsidRDefault="00905C02" w:rsidP="00905C02">
      <w:pPr>
        <w:ind w:firstLine="480"/>
      </w:pPr>
      <w:r>
        <w:rPr>
          <w:rFonts w:hint="eastAsia"/>
        </w:rPr>
        <w:t>单标签分类问题中一个样本仅属于一个标签，而多标签分类中大多数样本同时属</w:t>
      </w:r>
      <w:r>
        <w:rPr>
          <w:rFonts w:hint="eastAsia"/>
        </w:rPr>
        <w:lastRenderedPageBreak/>
        <w:t>于多个标签，这些标签数目通常在几十个到几百个之间，因此多标签学习中的类别不均衡性更为严重。尽管许多多标签数据集中出现大规模的标签集合，但是每个样本通常仅属于该标签集合的一小部分标签。图</w:t>
      </w:r>
      <w:r>
        <w:rPr>
          <w:rFonts w:hint="eastAsia"/>
        </w:rPr>
        <w:t>2-2</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rPr>
        <w:t xml:space="preserve">     </w:t>
      </w:r>
    </w:p>
    <w:p w:rsidR="00905C02" w:rsidRDefault="00905C02" w:rsidP="00905C02">
      <w:pPr>
        <w:ind w:firstLine="480"/>
      </w:pPr>
      <w:r>
        <w:rPr>
          <w:rFonts w:hint="eastAsia"/>
        </w:rPr>
        <w:t>目前度量多标签数据集不均衡性的常用指标有两种方法，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905C02" w:rsidRPr="00A14245" w:rsidRDefault="0027796B" w:rsidP="00905C02">
      <w:pPr>
        <w:ind w:firstLine="480"/>
        <w:jc w:val="center"/>
      </w:pPr>
      <w:r>
        <w:rPr>
          <w:position w:val="-60"/>
        </w:rPr>
        <w:pict>
          <v:shape id="_x0000_i1099" type="#_x0000_t75" style="width:168.3pt;height:67pt">
            <v:imagedata r:id="rId91" o:title=""/>
          </v:shape>
        </w:pict>
      </w:r>
      <w:r w:rsidR="00905C02">
        <w:rPr>
          <w:rFonts w:hint="eastAsia"/>
        </w:rPr>
        <w:t>，</w:t>
      </w:r>
      <w:r w:rsidR="00905C02">
        <w:rPr>
          <w:rFonts w:hint="eastAsia"/>
        </w:rPr>
        <w:t xml:space="preserve">  </w:t>
      </w:r>
      <w:r>
        <w:rPr>
          <w:position w:val="-32"/>
        </w:rPr>
        <w:pict>
          <v:shape id="_x0000_i1100" type="#_x0000_t75" style="width:82.9pt;height:39.35pt">
            <v:imagedata r:id="rId92" o:title=""/>
          </v:shape>
        </w:pict>
      </w:r>
      <w:r w:rsidR="00905C02">
        <w:rPr>
          <w:rFonts w:hint="eastAsia"/>
        </w:rPr>
        <w:t xml:space="preserve">    </w:t>
      </w:r>
      <w:r w:rsidR="00905C02">
        <w:rPr>
          <w:rFonts w:hint="eastAsia"/>
        </w:rPr>
        <w:t>（</w:t>
      </w:r>
      <w:r w:rsidR="00905C02">
        <w:rPr>
          <w:rFonts w:hint="eastAsia"/>
        </w:rPr>
        <w:t>2-15</w:t>
      </w:r>
      <w:r w:rsidR="00905C02">
        <w:rPr>
          <w:rFonts w:hint="eastAsia"/>
        </w:rPr>
        <w:t>）</w:t>
      </w:r>
    </w:p>
    <w:p w:rsidR="00905C02" w:rsidRPr="00905C02" w:rsidRDefault="0027796B" w:rsidP="00905C02">
      <w:pPr>
        <w:spacing w:beforeLines="50" w:before="120" w:afterLines="50" w:after="120"/>
        <w:ind w:firstLine="480"/>
        <w:jc w:val="center"/>
        <w:rPr>
          <w:rFonts w:ascii="宋体" w:hAnsi="宋体"/>
        </w:rPr>
      </w:pPr>
      <w:r>
        <w:rPr>
          <w:position w:val="-28"/>
        </w:rPr>
        <w:pict>
          <v:shape id="_x0000_i1101" type="#_x0000_t75" style="width:127.25pt;height:32.65pt">
            <v:imagedata r:id="rId93" o:title=""/>
          </v:shape>
        </w:pict>
      </w:r>
      <w:r w:rsidR="00905C02">
        <w:rPr>
          <w:rFonts w:hint="eastAsia"/>
        </w:rPr>
        <w:t xml:space="preserve">           </w:t>
      </w:r>
      <w:r w:rsidR="00905C02" w:rsidRPr="00905C02">
        <w:rPr>
          <w:rFonts w:ascii="宋体" w:hAnsi="宋体" w:hint="eastAsia"/>
        </w:rPr>
        <w:t xml:space="preserve">  </w:t>
      </w:r>
      <w:r w:rsidR="00905C02">
        <w:rPr>
          <w:rFonts w:ascii="宋体" w:hAnsi="宋体" w:hint="eastAsia"/>
        </w:rPr>
        <w:t>（2-16）</w:t>
      </w:r>
    </w:p>
    <w:p w:rsidR="00905C02" w:rsidRPr="00905C02" w:rsidRDefault="00905C02" w:rsidP="00905C02">
      <w:pPr>
        <w:ind w:firstLine="480"/>
      </w:pPr>
      <w:r w:rsidRPr="00905C02">
        <w:rPr>
          <w:rFonts w:hint="eastAsia"/>
        </w:rPr>
        <w:t>一般说，</w:t>
      </w:r>
      <w:r w:rsidRPr="00905C02">
        <w:rPr>
          <w:rFonts w:hint="eastAsia"/>
        </w:rPr>
        <w:t>meanIR</w:t>
      </w:r>
      <w:r w:rsidRPr="00905C02">
        <w:rPr>
          <w:rFonts w:hint="eastAsia"/>
        </w:rPr>
        <w:t>越大意味着数据集的不均衡程度越大，</w:t>
      </w:r>
      <w:r w:rsidRPr="00905C02">
        <w:rPr>
          <w:rFonts w:hint="eastAsia"/>
        </w:rPr>
        <w:t>IRLbl(l)&lt;meanIR</w:t>
      </w:r>
      <w:r w:rsidRPr="00905C02">
        <w:rPr>
          <w:rFonts w:hint="eastAsia"/>
        </w:rPr>
        <w:t>认为标签</w:t>
      </w:r>
      <w:r w:rsidRPr="00905C02">
        <w:rPr>
          <w:rFonts w:hint="eastAsia"/>
        </w:rPr>
        <w:t>l</w:t>
      </w:r>
      <w:r w:rsidRPr="00905C02">
        <w:rPr>
          <w:rFonts w:hint="eastAsia"/>
        </w:rPr>
        <w:t>为大类标签，</w:t>
      </w:r>
      <w:r w:rsidRPr="00905C02">
        <w:rPr>
          <w:rFonts w:hint="eastAsia"/>
        </w:rPr>
        <w:t>IRLbl(l)&gt;meanIR</w:t>
      </w:r>
      <w:r w:rsidRPr="00905C02">
        <w:rPr>
          <w:rFonts w:hint="eastAsia"/>
        </w:rPr>
        <w:t>则认为</w:t>
      </w:r>
      <w:r w:rsidRPr="00905C02">
        <w:rPr>
          <w:rFonts w:hint="eastAsia"/>
        </w:rPr>
        <w:t>l</w:t>
      </w:r>
      <w:r w:rsidRPr="00905C02">
        <w:rPr>
          <w:rFonts w:hint="eastAsia"/>
        </w:rPr>
        <w:t>属于小类标签。多标签数据集中存在多个大类别，也存在多个小类别，所以多标签数据集和传统数据集的不均衡性具有本质区别。多标签数据集中，经常出现小类标签和大类标签共同出现在同一样本中，这增加了多标签不均衡问题处理难度。</w:t>
      </w:r>
    </w:p>
    <w:p w:rsidR="00905C02" w:rsidRPr="00905C02" w:rsidRDefault="001825D4" w:rsidP="00905C02">
      <w:pPr>
        <w:ind w:firstLine="480"/>
      </w:pPr>
      <w:r>
        <w:rPr>
          <w:noProof/>
        </w:rPr>
        <w:lastRenderedPageBreak/>
        <w:pict>
          <v:shape id="图片 20" o:spid="_x0000_i1102" type="#_x0000_t75" style="width:422.8pt;height:360.85pt;visibility:visible;mso-wrap-style:square">
            <v:imagedata r:id="rId94" o:title=""/>
          </v:shape>
        </w:pict>
      </w:r>
    </w:p>
    <w:p w:rsidR="00905C02" w:rsidRPr="00905C02" w:rsidRDefault="00905C02" w:rsidP="00905C02">
      <w:pPr>
        <w:ind w:firstLine="480"/>
        <w:jc w:val="center"/>
      </w:pPr>
      <w:r w:rsidRPr="00905C02">
        <w:rPr>
          <w:rFonts w:hint="eastAsia"/>
        </w:rPr>
        <w:t>图</w:t>
      </w:r>
      <w:r w:rsidRPr="00905C02">
        <w:rPr>
          <w:rFonts w:hint="eastAsia"/>
        </w:rPr>
        <w:t xml:space="preserve">2-2 </w:t>
      </w:r>
      <w:r w:rsidRPr="00905C02">
        <w:rPr>
          <w:rFonts w:hint="eastAsia"/>
        </w:rPr>
        <w:t>已有多标签数据集统计</w:t>
      </w:r>
    </w:p>
    <w:p w:rsidR="00905C02" w:rsidRDefault="00905C02" w:rsidP="00905C02">
      <w:pPr>
        <w:pStyle w:val="3"/>
      </w:pPr>
      <w:bookmarkStart w:id="261" w:name="_Toc511730076"/>
      <w:bookmarkStart w:id="262" w:name="_Toc511756909"/>
      <w:r>
        <w:rPr>
          <w:rFonts w:hint="eastAsia"/>
        </w:rPr>
        <w:t>多标签</w:t>
      </w:r>
      <w:r w:rsidRPr="00905C02">
        <w:rPr>
          <w:rFonts w:hint="eastAsia"/>
        </w:rPr>
        <w:t>类别不均衡性的问题处理方法</w:t>
      </w:r>
      <w:bookmarkEnd w:id="261"/>
      <w:bookmarkEnd w:id="262"/>
    </w:p>
    <w:p w:rsidR="00905C02" w:rsidRDefault="00905C02" w:rsidP="00905C02">
      <w:pPr>
        <w:ind w:firstLine="480"/>
      </w:pPr>
      <w:r>
        <w:rPr>
          <w:rFonts w:hint="eastAsia"/>
        </w:rPr>
        <w:t>跟解决单标签分类中不均衡性问题类似，多标签类别不均衡性方法也主要有三大研究方向：算法适应性、集成方法、重采样技术。下面分别介绍：</w:t>
      </w:r>
    </w:p>
    <w:p w:rsidR="00905C02" w:rsidRDefault="00905C02" w:rsidP="00905C02">
      <w:pPr>
        <w:numPr>
          <w:ilvl w:val="0"/>
          <w:numId w:val="21"/>
        </w:numPr>
        <w:ind w:firstLineChars="0"/>
      </w:pPr>
      <w:r>
        <w:rPr>
          <w:rFonts w:hint="eastAsia"/>
        </w:rPr>
        <w:t>算法适应性</w:t>
      </w:r>
      <w:r>
        <w:t xml:space="preserve"> </w:t>
      </w:r>
    </w:p>
    <w:p w:rsidR="00905C02" w:rsidRDefault="00905C02" w:rsidP="00905C02">
      <w:pPr>
        <w:ind w:firstLine="480"/>
      </w:pPr>
      <w:r>
        <w:rPr>
          <w:rFonts w:hint="eastAsia"/>
        </w:rPr>
        <w:t>该方法经常基于多标签分类算法为每个标签赋予不同权重，缓解不均衡性问题。</w:t>
      </w:r>
    </w:p>
    <w:p w:rsidR="00905C02" w:rsidRDefault="00905C02" w:rsidP="00905C02">
      <w:pPr>
        <w:ind w:firstLineChars="0" w:firstLine="0"/>
      </w:pPr>
      <w:r>
        <w:rPr>
          <w:rFonts w:hint="eastAsia"/>
        </w:rPr>
        <w:t>如在文献</w:t>
      </w:r>
      <w:r>
        <w:rPr>
          <w:rFonts w:hint="eastAsia"/>
        </w:rPr>
        <w:t>[17]</w:t>
      </w:r>
      <w:r>
        <w:rPr>
          <w:rFonts w:hint="eastAsia"/>
        </w:rPr>
        <w:t>中人类蛋白质的定位预测问题面临高度不平衡的细粒度问题，解决方法是基于非参数概率模型，结合协方差矩阵获得标签相关性和每个标签相关联的加权系数来修复不平衡的问题。</w:t>
      </w:r>
      <w:r>
        <w:rPr>
          <w:rFonts w:hint="eastAsia"/>
        </w:rPr>
        <w:t>MIMLRB</w:t>
      </w:r>
      <w:r w:rsidRPr="00905C02">
        <w:rPr>
          <w:rFonts w:hint="eastAsia"/>
          <w:vertAlign w:val="superscript"/>
        </w:rPr>
        <w:t>[18]</w:t>
      </w:r>
      <w:r>
        <w:rPr>
          <w:rFonts w:hint="eastAsia"/>
        </w:rPr>
        <w:t>F</w:t>
      </w:r>
      <w:r>
        <w:rPr>
          <w:rFonts w:hint="eastAsia"/>
        </w:rPr>
        <w:t>算法是基于径向基神经网络（</w:t>
      </w:r>
      <w:r>
        <w:rPr>
          <w:rFonts w:hint="eastAsia"/>
        </w:rPr>
        <w:t>RBFN</w:t>
      </w:r>
      <w:r>
        <w:rPr>
          <w:rFonts w:hint="eastAsia"/>
        </w:rPr>
        <w:t>）的多实例多标签细粒度的分类算法。</w:t>
      </w:r>
      <w:r>
        <w:rPr>
          <w:rFonts w:hint="eastAsia"/>
        </w:rPr>
        <w:t>MIMLRBF</w:t>
      </w:r>
      <w:r>
        <w:rPr>
          <w:rFonts w:hint="eastAsia"/>
        </w:rPr>
        <w:t>对</w:t>
      </w:r>
      <w:r>
        <w:rPr>
          <w:rFonts w:hint="eastAsia"/>
        </w:rPr>
        <w:t>RBFN</w:t>
      </w:r>
      <w:r>
        <w:rPr>
          <w:rFonts w:hint="eastAsia"/>
        </w:rPr>
        <w:t>进行优化，来解决多标签分类问题及多标签数据集的不平衡问题。</w:t>
      </w:r>
      <w:r>
        <w:rPr>
          <w:rFonts w:hint="eastAsia"/>
        </w:rPr>
        <w:t>MIMLRBF</w:t>
      </w:r>
      <w:r>
        <w:rPr>
          <w:rFonts w:hint="eastAsia"/>
        </w:rPr>
        <w:t>中通过调整连接隐层与输出层的权重来适应每个标签的单个偏置。</w:t>
      </w:r>
      <w:r>
        <w:rPr>
          <w:rFonts w:hint="eastAsia"/>
        </w:rPr>
        <w:t>Min</w:t>
      </w:r>
      <w:r>
        <w:rPr>
          <w:rFonts w:hint="eastAsia"/>
        </w:rPr>
        <w:t>–</w:t>
      </w:r>
      <w:r>
        <w:rPr>
          <w:rFonts w:hint="eastAsia"/>
        </w:rPr>
        <w:t>Max-Modular network[19]</w:t>
      </w:r>
      <w:r>
        <w:rPr>
          <w:rFonts w:hint="eastAsia"/>
        </w:rPr>
        <w:t>算法将分类任务划分成几个更小的任务，不同策略确保更小任务面临的数据不均衡性低于原始任务，这些子任务使用</w:t>
      </w:r>
      <w:r>
        <w:rPr>
          <w:rFonts w:hint="eastAsia"/>
        </w:rPr>
        <w:t>SVM</w:t>
      </w:r>
      <w:r>
        <w:rPr>
          <w:rFonts w:hint="eastAsia"/>
        </w:rPr>
        <w:t>算法处理。算法适应性方法依赖于特定算法，而且它们应用于特定领域。</w:t>
      </w:r>
    </w:p>
    <w:p w:rsidR="00905C02" w:rsidRDefault="00905C02" w:rsidP="00FB31F8">
      <w:pPr>
        <w:numPr>
          <w:ilvl w:val="0"/>
          <w:numId w:val="21"/>
        </w:numPr>
        <w:ind w:firstLineChars="0"/>
      </w:pPr>
      <w:r>
        <w:rPr>
          <w:rFonts w:hint="eastAsia"/>
        </w:rPr>
        <w:t>集成方法</w:t>
      </w:r>
    </w:p>
    <w:p w:rsidR="00905C02" w:rsidRDefault="00905C02" w:rsidP="00FB31F8">
      <w:pPr>
        <w:ind w:firstLine="480"/>
      </w:pPr>
      <w:r>
        <w:rPr>
          <w:rFonts w:hint="eastAsia"/>
        </w:rPr>
        <w:t>基于分类器集成技术在多标签学习领域已经展示了它的优势，例如</w:t>
      </w:r>
      <w:r>
        <w:rPr>
          <w:rFonts w:hint="eastAsia"/>
        </w:rPr>
        <w:t>RAKEL</w:t>
      </w:r>
      <w:r>
        <w:rPr>
          <w:rFonts w:hint="eastAsia"/>
        </w:rPr>
        <w:t>、</w:t>
      </w:r>
      <w:r>
        <w:rPr>
          <w:rFonts w:hint="eastAsia"/>
        </w:rPr>
        <w:t>ECC</w:t>
      </w:r>
      <w:r>
        <w:rPr>
          <w:rFonts w:hint="eastAsia"/>
        </w:rPr>
        <w:t>、</w:t>
      </w:r>
      <w:r>
        <w:rPr>
          <w:rFonts w:hint="eastAsia"/>
        </w:rPr>
        <w:lastRenderedPageBreak/>
        <w:t>HOMER</w:t>
      </w:r>
      <w:r>
        <w:rPr>
          <w:rFonts w:hint="eastAsia"/>
        </w:rPr>
        <w:t>算法都获取了很好的性能，同样该方法常常用于解决不均衡问题。文献</w:t>
      </w:r>
      <w:r>
        <w:rPr>
          <w:rFonts w:hint="eastAsia"/>
        </w:rPr>
        <w:t>[20]</w:t>
      </w:r>
      <w:r>
        <w:rPr>
          <w:rFonts w:hint="eastAsia"/>
        </w:rPr>
        <w:t>利用</w:t>
      </w:r>
      <w:r>
        <w:rPr>
          <w:rFonts w:hint="eastAsia"/>
        </w:rPr>
        <w:t>RAKEL</w:t>
      </w:r>
      <w:r>
        <w:rPr>
          <w:rFonts w:hint="eastAsia"/>
        </w:rPr>
        <w:t>、</w:t>
      </w:r>
      <w:r>
        <w:rPr>
          <w:rFonts w:hint="eastAsia"/>
        </w:rPr>
        <w:t>ECC</w:t>
      </w:r>
      <w:r>
        <w:rPr>
          <w:rFonts w:hint="eastAsia"/>
        </w:rPr>
        <w:t>、</w:t>
      </w:r>
      <w:r>
        <w:rPr>
          <w:rFonts w:hint="eastAsia"/>
        </w:rPr>
        <w:t>MLKNN</w:t>
      </w:r>
      <w:r>
        <w:rPr>
          <w:rFonts w:hint="eastAsia"/>
        </w:rPr>
        <w:t>等算法为基础构建一个混合集成框架，缓解不均衡问题。对于传统分类问题中不均衡解决方法，集成</w:t>
      </w:r>
      <w:r>
        <w:rPr>
          <w:rFonts w:hint="eastAsia"/>
        </w:rPr>
        <w:t>BR</w:t>
      </w:r>
      <w:r>
        <w:rPr>
          <w:rFonts w:hint="eastAsia"/>
        </w:rPr>
        <w:t>分类器的方法解决多标签中不均衡问题，该算法名为</w:t>
      </w:r>
      <w:r>
        <w:rPr>
          <w:rFonts w:hint="eastAsia"/>
        </w:rPr>
        <w:t>BR-IRUS</w:t>
      </w:r>
      <w:r w:rsidRPr="00FB31F8">
        <w:rPr>
          <w:rFonts w:hint="eastAsia"/>
          <w:vertAlign w:val="superscript"/>
        </w:rPr>
        <w:t>[21]</w:t>
      </w:r>
      <w:r>
        <w:rPr>
          <w:rFonts w:hint="eastAsia"/>
        </w:rPr>
        <w:t>，</w:t>
      </w:r>
      <w:r>
        <w:rPr>
          <w:rFonts w:hint="eastAsia"/>
        </w:rPr>
        <w:t xml:space="preserve"> </w:t>
      </w:r>
      <w:r>
        <w:rPr>
          <w:rFonts w:hint="eastAsia"/>
        </w:rPr>
        <w:t>思想是在每个标签上训练多个分类器，每训练一次使用所有小类样本和部分大类样本。这些方法的主要弱点是大量分类器的训练降低效率。</w:t>
      </w:r>
    </w:p>
    <w:p w:rsidR="00905C02" w:rsidRDefault="00905C02" w:rsidP="00FB31F8">
      <w:pPr>
        <w:numPr>
          <w:ilvl w:val="0"/>
          <w:numId w:val="21"/>
        </w:numPr>
        <w:ind w:firstLineChars="0"/>
      </w:pPr>
      <w:r>
        <w:rPr>
          <w:rFonts w:hint="eastAsia"/>
        </w:rPr>
        <w:t>重采样技术</w:t>
      </w:r>
    </w:p>
    <w:p w:rsidR="00905C02" w:rsidRDefault="00905C02" w:rsidP="00905C02">
      <w:pPr>
        <w:ind w:firstLine="480"/>
      </w:pPr>
      <w:r>
        <w:rPr>
          <w:rFonts w:hint="eastAsia"/>
        </w:rPr>
        <w:t>重采样技术独立于多标签分类算法，基于数据预处理技术创建更为均衡的数据集，是最为广泛使用的数据均衡方法，现有的多标签重采样技术几乎都是受传统单标签学习中重采样方法影响，即欠采样、过采样、小样本合成技术。</w:t>
      </w:r>
    </w:p>
    <w:p w:rsidR="00905C02" w:rsidRDefault="00905C02" w:rsidP="00905C02">
      <w:pPr>
        <w:ind w:firstLine="480"/>
      </w:pPr>
      <w:r>
        <w:rPr>
          <w:rFonts w:hint="eastAsia"/>
        </w:rPr>
        <w:t>目前多标签学习领域处理多标签不均衡性问题的采样方法被提出，最早的是欠采样</w:t>
      </w:r>
      <w:r>
        <w:rPr>
          <w:rFonts w:hint="eastAsia"/>
        </w:rPr>
        <w:t>LP-RUS</w:t>
      </w:r>
      <w:r>
        <w:rPr>
          <w:rFonts w:hint="eastAsia"/>
        </w:rPr>
        <w:t>和过采样</w:t>
      </w:r>
      <w:r>
        <w:rPr>
          <w:rFonts w:hint="eastAsia"/>
        </w:rPr>
        <w:t>LP-ROS</w:t>
      </w:r>
      <w:r>
        <w:rPr>
          <w:rFonts w:hint="eastAsia"/>
        </w:rPr>
        <w:t>算法，基于</w:t>
      </w:r>
      <w:r>
        <w:rPr>
          <w:rFonts w:hint="eastAsia"/>
        </w:rPr>
        <w:t>LP</w:t>
      </w:r>
      <w:r>
        <w:rPr>
          <w:rFonts w:hint="eastAsia"/>
        </w:rPr>
        <w:t>转换多标签数据集的方法，将</w:t>
      </w:r>
      <w:r>
        <w:rPr>
          <w:rFonts w:hint="eastAsia"/>
        </w:rPr>
        <w:t>LP</w:t>
      </w:r>
      <w:r>
        <w:rPr>
          <w:rFonts w:hint="eastAsia"/>
        </w:rPr>
        <w:t>转换后的每个标签集作为一个类别定义，</w:t>
      </w:r>
      <w:r>
        <w:rPr>
          <w:rFonts w:hint="eastAsia"/>
        </w:rPr>
        <w:t>LP-RUS</w:t>
      </w:r>
      <w:r>
        <w:rPr>
          <w:rFonts w:hint="eastAsia"/>
        </w:rPr>
        <w:t>随机删除大类别样本，</w:t>
      </w:r>
      <w:r>
        <w:rPr>
          <w:rFonts w:hint="eastAsia"/>
        </w:rPr>
        <w:t>LP-ROS</w:t>
      </w:r>
      <w:r>
        <w:rPr>
          <w:rFonts w:hint="eastAsia"/>
        </w:rPr>
        <w:t>随机复制小类样本增加小类样本的数目，该算法简单有效，但由于该算法中最大可生成</w:t>
      </w:r>
      <w:r w:rsidR="0027796B">
        <w:rPr>
          <w:rFonts w:ascii="宋体" w:hAnsi="宋体"/>
          <w:position w:val="-4"/>
        </w:rPr>
        <w:pict>
          <v:shape id="_x0000_i1103" type="#_x0000_t75" style="width:16.75pt;height:15.05pt">
            <v:imagedata r:id="rId95" o:title=""/>
          </v:shape>
        </w:pict>
      </w:r>
      <w:r>
        <w:rPr>
          <w:rFonts w:hint="eastAsia"/>
        </w:rPr>
        <w:t>种不同新类别，增加了算法复杂度。此外该算法不能解决这类极端问题：一个样本集中有</w:t>
      </w:r>
      <w:r>
        <w:rPr>
          <w:rFonts w:hint="eastAsia"/>
        </w:rPr>
        <w:t>502</w:t>
      </w:r>
      <w:r>
        <w:rPr>
          <w:rFonts w:hint="eastAsia"/>
        </w:rPr>
        <w:t>个样本，对应了</w:t>
      </w:r>
      <w:r>
        <w:rPr>
          <w:rFonts w:hint="eastAsia"/>
        </w:rPr>
        <w:t>502</w:t>
      </w:r>
      <w:r>
        <w:rPr>
          <w:rFonts w:hint="eastAsia"/>
        </w:rPr>
        <w:t>种不同的标签集合，也就是说样本集中的所有标签集都是不同的，虽然</w:t>
      </w:r>
      <w:r>
        <w:rPr>
          <w:rFonts w:hint="eastAsia"/>
        </w:rPr>
        <w:t>MeanIR</w:t>
      </w:r>
      <w:r>
        <w:rPr>
          <w:rFonts w:hint="eastAsia"/>
        </w:rPr>
        <w:t>指标显示数据不均衡很高，</w:t>
      </w:r>
      <w:r>
        <w:rPr>
          <w:rFonts w:hint="eastAsia"/>
        </w:rPr>
        <w:t>LP</w:t>
      </w:r>
      <w:r>
        <w:rPr>
          <w:rFonts w:hint="eastAsia"/>
        </w:rPr>
        <w:t>不能处理该问题，因为生成的新类别数目是相同的。为了解决</w:t>
      </w:r>
      <w:r>
        <w:rPr>
          <w:rFonts w:hint="eastAsia"/>
        </w:rPr>
        <w:t>LP-RUS</w:t>
      </w:r>
      <w:r>
        <w:rPr>
          <w:rFonts w:hint="eastAsia"/>
        </w:rPr>
        <w:t>和</w:t>
      </w:r>
      <w:r>
        <w:rPr>
          <w:rFonts w:hint="eastAsia"/>
        </w:rPr>
        <w:t>LP-ROS</w:t>
      </w:r>
      <w:r>
        <w:rPr>
          <w:rFonts w:hint="eastAsia"/>
        </w:rPr>
        <w:t>算法存在的问题，</w:t>
      </w:r>
      <w:r>
        <w:rPr>
          <w:rFonts w:hint="eastAsia"/>
        </w:rPr>
        <w:t>ML-RUS</w:t>
      </w:r>
      <w:r>
        <w:rPr>
          <w:rFonts w:hint="eastAsia"/>
        </w:rPr>
        <w:t>和</w:t>
      </w:r>
      <w:r>
        <w:rPr>
          <w:rFonts w:hint="eastAsia"/>
        </w:rPr>
        <w:t>ML-ROS</w:t>
      </w:r>
      <w:r>
        <w:rPr>
          <w:rFonts w:hint="eastAsia"/>
        </w:rPr>
        <w:t>算法对其进行了修改，单独评估原始数据集中每个标签的不均衡度，而非</w:t>
      </w:r>
      <w:r>
        <w:rPr>
          <w:rFonts w:hint="eastAsia"/>
        </w:rPr>
        <w:t>LP</w:t>
      </w:r>
      <w:r>
        <w:rPr>
          <w:rFonts w:hint="eastAsia"/>
        </w:rPr>
        <w:t>中生成的新类别，降低了复杂度。鉴于</w:t>
      </w:r>
      <w:r>
        <w:rPr>
          <w:rFonts w:hint="eastAsia"/>
        </w:rPr>
        <w:t>ML-ROS</w:t>
      </w:r>
      <w:r>
        <w:rPr>
          <w:rFonts w:hint="eastAsia"/>
        </w:rPr>
        <w:t>算法直接复制小类标签的样本方法虽然在一定程度上均衡了数据分布，但是也造成了大量重复样本导致的过拟合问题。为解决该问题，</w:t>
      </w:r>
      <w:r>
        <w:rPr>
          <w:rFonts w:hint="eastAsia"/>
        </w:rPr>
        <w:t>MLSMOTE</w:t>
      </w:r>
      <w:r>
        <w:rPr>
          <w:rFonts w:hint="eastAsia"/>
        </w:rPr>
        <w:t>算法利用传统单标签分类中小样本合成技术</w:t>
      </w:r>
      <w:r>
        <w:rPr>
          <w:rFonts w:hint="eastAsia"/>
        </w:rPr>
        <w:t>SMOTE</w:t>
      </w:r>
      <w:r>
        <w:rPr>
          <w:rFonts w:hint="eastAsia"/>
        </w:rPr>
        <w:t>，对训练集中小类样本通过插值产生额外的新样本，丰富小类样本同时避免过拟合问题。</w:t>
      </w:r>
    </w:p>
    <w:p w:rsidR="00FB31F8" w:rsidRDefault="00FB31F8" w:rsidP="00FB31F8">
      <w:pPr>
        <w:pStyle w:val="2"/>
      </w:pPr>
      <w:bookmarkStart w:id="263" w:name="_Toc511730077"/>
      <w:bookmarkStart w:id="264" w:name="_Toc511756910"/>
      <w:r>
        <w:rPr>
          <w:rFonts w:hint="eastAsia"/>
        </w:rPr>
        <w:t>本章小结</w:t>
      </w:r>
      <w:bookmarkEnd w:id="263"/>
      <w:bookmarkEnd w:id="264"/>
    </w:p>
    <w:p w:rsidR="00905C02" w:rsidRDefault="00905C02" w:rsidP="00FB31F8">
      <w:pPr>
        <w:ind w:firstLine="480"/>
      </w:pPr>
      <w:r>
        <w:rPr>
          <w:rFonts w:hint="eastAsia"/>
        </w:rPr>
        <w:t>本章首先介绍了多标签学习的定义、评价指标以及相关方法。之后就类别不均衡问题进行了探讨，先描述了类别不均衡性问题，之后对传统单标签分类中的类别不均衡性现象及处理方法做了介绍，最后引出了多标签情况下的类别不均衡性探讨，解释了多标签类别不均衡的情况，类别不均衡性评价指标，和已有的多标签类别不均衡性处理方法。通过本章对多标签分类中一些知识点的介绍，为之后多标签学习应用于心血管疾病预测奠定了基础。</w:t>
      </w:r>
    </w:p>
    <w:p w:rsidR="00905C02" w:rsidRDefault="00905C02" w:rsidP="00905C02">
      <w:pPr>
        <w:ind w:firstLine="480"/>
      </w:pPr>
    </w:p>
    <w:p w:rsidR="00905C02" w:rsidRDefault="00905C02" w:rsidP="00905C02">
      <w:pPr>
        <w:ind w:firstLine="480"/>
      </w:pPr>
    </w:p>
    <w:p w:rsidR="00905C02" w:rsidRDefault="00905C02" w:rsidP="00905C02">
      <w:pPr>
        <w:ind w:firstLine="480"/>
      </w:pPr>
    </w:p>
    <w:p w:rsidR="00905C02" w:rsidRDefault="00905C02" w:rsidP="00905C02">
      <w:pPr>
        <w:ind w:firstLine="480"/>
      </w:pPr>
    </w:p>
    <w:p w:rsidR="00AC118E" w:rsidRDefault="00AC118E" w:rsidP="00AC118E">
      <w:pPr>
        <w:pStyle w:val="1"/>
        <w:ind w:firstLine="480"/>
        <w:rPr>
          <w:ins w:id="265" w:author="weihy2018" w:date="2018-04-19T09:58:00Z"/>
        </w:rPr>
      </w:pPr>
      <w:bookmarkStart w:id="266" w:name="_Toc511730078"/>
      <w:bookmarkStart w:id="267" w:name="_Toc511756911"/>
      <w:r w:rsidRPr="00AC118E">
        <w:rPr>
          <w:rFonts w:hint="eastAsia"/>
        </w:rPr>
        <w:lastRenderedPageBreak/>
        <w:t>心血管病预测模型研究</w:t>
      </w:r>
      <w:bookmarkEnd w:id="266"/>
      <w:bookmarkEnd w:id="267"/>
    </w:p>
    <w:p w:rsidR="00C647C0" w:rsidRPr="00C647C0" w:rsidRDefault="00C647C0">
      <w:pPr>
        <w:ind w:firstLine="480"/>
        <w:pPrChange w:id="268" w:author="weihy2018" w:date="2018-04-19T09:58:00Z">
          <w:pPr>
            <w:pStyle w:val="1"/>
            <w:ind w:firstLine="480"/>
          </w:pPr>
        </w:pPrChange>
      </w:pPr>
      <w:ins w:id="269" w:author="weihy2018" w:date="2018-04-19T09:58:00Z">
        <w:r>
          <w:rPr>
            <w:rFonts w:hint="eastAsia"/>
          </w:rPr>
          <w:t>本章？？？？</w:t>
        </w:r>
      </w:ins>
    </w:p>
    <w:p w:rsidR="00AC118E" w:rsidRDefault="00AC118E" w:rsidP="00AC118E">
      <w:pPr>
        <w:pStyle w:val="2"/>
      </w:pPr>
      <w:bookmarkStart w:id="270" w:name="_Toc511730079"/>
      <w:bookmarkStart w:id="271" w:name="_Toc511756912"/>
      <w:r>
        <w:rPr>
          <w:rFonts w:hint="eastAsia"/>
        </w:rPr>
        <w:t>模型建立的目标</w:t>
      </w:r>
      <w:commentRangeStart w:id="272"/>
      <w:r>
        <w:rPr>
          <w:rFonts w:hint="eastAsia"/>
        </w:rPr>
        <w:t>和步骤</w:t>
      </w:r>
      <w:bookmarkEnd w:id="270"/>
      <w:bookmarkEnd w:id="271"/>
      <w:commentRangeEnd w:id="272"/>
      <w:r w:rsidR="00C647C0">
        <w:rPr>
          <w:rStyle w:val="af8"/>
          <w:snapToGrid/>
          <w:kern w:val="2"/>
        </w:rPr>
        <w:commentReference w:id="272"/>
      </w:r>
    </w:p>
    <w:p w:rsidR="00D725E2" w:rsidRDefault="00D725E2" w:rsidP="00D725E2">
      <w:pPr>
        <w:ind w:firstLine="480"/>
      </w:pPr>
      <w:r>
        <w:rPr>
          <w:rFonts w:hint="eastAsia"/>
        </w:rPr>
        <w:t>本论文以</w:t>
      </w:r>
      <w:commentRangeStart w:id="273"/>
      <w:r>
        <w:rPr>
          <w:rFonts w:hint="eastAsia"/>
        </w:rPr>
        <w:t>医疗</w:t>
      </w:r>
      <w:commentRangeEnd w:id="273"/>
      <w:r w:rsidR="00C647C0">
        <w:rPr>
          <w:rStyle w:val="af8"/>
        </w:rPr>
        <w:commentReference w:id="273"/>
      </w:r>
      <w:r>
        <w:rPr>
          <w:rFonts w:hint="eastAsia"/>
        </w:rPr>
        <w:t>大数据项目为背景，利用大数据和机器学习技术，按照医学规则，从百万条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D725E2" w:rsidRDefault="00D725E2" w:rsidP="00D725E2">
      <w:pPr>
        <w:ind w:firstLine="480"/>
      </w:pPr>
      <w:r>
        <w:rPr>
          <w:rFonts w:hint="eastAsia"/>
        </w:rPr>
        <w:t>医学数据的处理以其复杂性、不完整性、专业性强等多种特性，一直是各项研究中首要也是必不可少的重要环节。由于门诊数据和临床数据是经人工录入系统的，所以录入过程中难免出现一些失误或者意外情况，例如患者就医时对于某些医学参数不清楚导致该医学指标缺失，医生在录入数据过程中也可能出现失误，患者可以在多个医疗机构就诊而导致该患者的医疗数据产生冗余、不一致性。此外，这些原始的医学数据指标之间存在属性多样性，例如年龄为数值型属性、患者症状描述则为文本类属性。</w:t>
      </w:r>
    </w:p>
    <w:p w:rsidR="00AC118E" w:rsidRPr="00AC118E" w:rsidRDefault="00D725E2" w:rsidP="00D725E2">
      <w:pPr>
        <w:ind w:firstLine="480"/>
      </w:pPr>
      <w:r>
        <w:rPr>
          <w:rFonts w:hint="eastAsia"/>
        </w:rPr>
        <w:t>由于支撑本文的项目中原始医疗数据包括了所有患者的数据，其数据量大，数据复杂，而并非仅是心血管疾病数据，为了使拿到的原始医学数据更好的应用于心血管疾病预测模型，本文先对原始数据进行分析统计，选取并确定特定的心血管疾病，提取所需数据并进行清洗预处理过程，处理完后还需要从大量的特征中选择有效的心血管疾病影响因子，最后才应用于预测建模并进行结果分析。其基于多标签分类算法的心血管疾病预测建模过程如图</w:t>
      </w:r>
      <w:r>
        <w:rPr>
          <w:rFonts w:hint="eastAsia"/>
        </w:rPr>
        <w:t>3-1</w:t>
      </w:r>
      <w:r>
        <w:rPr>
          <w:rFonts w:hint="eastAsia"/>
        </w:rPr>
        <w:t>所示。</w:t>
      </w:r>
    </w:p>
    <w:p w:rsidR="00740470" w:rsidRDefault="001825D4" w:rsidP="00D725E2">
      <w:pPr>
        <w:spacing w:beforeLines="50" w:before="120" w:afterLines="50" w:after="120"/>
        <w:ind w:firstLine="480"/>
        <w:jc w:val="center"/>
      </w:pPr>
      <w:r>
        <w:rPr>
          <w:noProof/>
        </w:rPr>
        <w:pict>
          <v:shape id="图示 21" o:spid="_x0000_i1104" type="#_x0000_t75" style="width:390.15pt;height:184.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">
            <v:imagedata r:id="rId96" o:title="" croptop="-9170f" cropbottom="-9262f" cropleft="-161f" cropright="-364f"/>
            <o:lock v:ext="edit" aspectratio="f"/>
          </v:shape>
        </w:pict>
      </w:r>
    </w:p>
    <w:p w:rsidR="00740470" w:rsidRDefault="00D725E2" w:rsidP="00D725E2">
      <w:pPr>
        <w:spacing w:beforeLines="50" w:before="120" w:afterLines="50" w:after="120"/>
        <w:ind w:firstLine="480"/>
        <w:jc w:val="center"/>
      </w:pPr>
      <w:r w:rsidRPr="00D725E2">
        <w:rPr>
          <w:rFonts w:hint="eastAsia"/>
        </w:rPr>
        <w:t>图</w:t>
      </w:r>
      <w:r w:rsidRPr="00D725E2">
        <w:rPr>
          <w:rFonts w:hint="eastAsia"/>
        </w:rPr>
        <w:t xml:space="preserve">3-1   </w:t>
      </w:r>
      <w:r w:rsidRPr="00D725E2">
        <w:rPr>
          <w:rFonts w:hint="eastAsia"/>
        </w:rPr>
        <w:t>模型建立步骤</w:t>
      </w:r>
    </w:p>
    <w:p w:rsidR="00D725E2" w:rsidRDefault="00D725E2" w:rsidP="00D725E2">
      <w:pPr>
        <w:pStyle w:val="2"/>
      </w:pPr>
      <w:bookmarkStart w:id="274" w:name="_Toc511730080"/>
      <w:bookmarkStart w:id="275" w:name="_Toc511756913"/>
      <w:r w:rsidRPr="00D725E2">
        <w:rPr>
          <w:rFonts w:hint="eastAsia"/>
        </w:rPr>
        <w:lastRenderedPageBreak/>
        <w:t>心血管疾病数据采集</w:t>
      </w:r>
      <w:bookmarkEnd w:id="274"/>
      <w:bookmarkEnd w:id="275"/>
    </w:p>
    <w:p w:rsidR="00740470" w:rsidRDefault="00D725E2" w:rsidP="00D725E2">
      <w:pPr>
        <w:pStyle w:val="3"/>
      </w:pPr>
      <w:bookmarkStart w:id="276" w:name="_Toc511730081"/>
      <w:bookmarkStart w:id="277" w:name="_Toc511756914"/>
      <w:r w:rsidRPr="00D725E2">
        <w:rPr>
          <w:rFonts w:hint="eastAsia"/>
        </w:rPr>
        <w:t>数据集分析</w:t>
      </w:r>
      <w:bookmarkEnd w:id="276"/>
      <w:bookmarkEnd w:id="277"/>
    </w:p>
    <w:p w:rsidR="00740470" w:rsidRDefault="00D725E2">
      <w:pPr>
        <w:ind w:firstLine="480"/>
      </w:pPr>
      <w:r w:rsidRPr="00D725E2">
        <w:rPr>
          <w:rFonts w:hint="eastAsia"/>
        </w:rPr>
        <w:t>本文中的</w:t>
      </w:r>
      <w:r w:rsidRPr="00C647C0">
        <w:rPr>
          <w:rFonts w:hint="eastAsia"/>
          <w:highlight w:val="yellow"/>
          <w:rPrChange w:id="278" w:author="weihy2018" w:date="2018-04-19T10:02:00Z">
            <w:rPr>
              <w:rFonts w:hint="eastAsia"/>
            </w:rPr>
          </w:rPrChange>
        </w:rPr>
        <w:t>心血管疾病数据</w:t>
      </w:r>
      <w:r w:rsidRPr="00D725E2">
        <w:rPr>
          <w:rFonts w:hint="eastAsia"/>
        </w:rPr>
        <w:t>针对于高血压、糖尿病人群，是一个城市所有医疗机构所拥有的全部高血压、糖尿病患者的医疗数据，其中包括了所有患者个人信息、患病症状、各种健康指标等信息。表信息描述见表</w:t>
      </w:r>
      <w:r w:rsidRPr="00D725E2">
        <w:rPr>
          <w:rFonts w:hint="eastAsia"/>
        </w:rPr>
        <w:t>3-1</w:t>
      </w:r>
      <w:r w:rsidRPr="00D725E2">
        <w:rPr>
          <w:rFonts w:hint="eastAsia"/>
        </w:rPr>
        <w:t>，由于一个患者标识对应多条就诊记录，所以记录总数不小于患者数目。</w:t>
      </w:r>
    </w:p>
    <w:p w:rsidR="00740470" w:rsidRPr="00D725E2" w:rsidRDefault="00D725E2" w:rsidP="00D725E2">
      <w:pPr>
        <w:ind w:firstLine="480"/>
        <w:jc w:val="center"/>
      </w:pPr>
      <w:r w:rsidRPr="00D725E2">
        <w:rPr>
          <w:rFonts w:hint="eastAsia"/>
        </w:rPr>
        <w:t>表</w:t>
      </w:r>
      <w:r w:rsidRPr="00D725E2">
        <w:rPr>
          <w:rFonts w:hint="eastAsia"/>
        </w:rPr>
        <w:t xml:space="preserve"> 3-1 </w:t>
      </w:r>
      <w:ins w:id="279" w:author="weihy2018" w:date="2018-04-19T10:03:00Z">
        <w:r w:rsidR="00C647C0" w:rsidRPr="000F34A7">
          <w:rPr>
            <w:rFonts w:hint="eastAsia"/>
            <w:highlight w:val="yellow"/>
          </w:rPr>
          <w:t>心血管疾病</w:t>
        </w:r>
      </w:ins>
      <w:r w:rsidRPr="00D725E2">
        <w:rPr>
          <w:rFonts w:hint="eastAsia"/>
        </w:rPr>
        <w:t>数据来源说明</w:t>
      </w:r>
    </w:p>
    <w:tbl>
      <w:tblPr>
        <w:tblW w:w="7999" w:type="dxa"/>
        <w:jc w:val="center"/>
        <w:tblLayout w:type="fixed"/>
        <w:tblLook w:val="04A0" w:firstRow="1" w:lastRow="0" w:firstColumn="1" w:lastColumn="0" w:noHBand="0" w:noVBand="1"/>
      </w:tblPr>
      <w:tblGrid>
        <w:gridCol w:w="1407"/>
        <w:gridCol w:w="1275"/>
        <w:gridCol w:w="1276"/>
        <w:gridCol w:w="4041"/>
      </w:tblGrid>
      <w:tr w:rsidR="00D725E2" w:rsidRPr="00D725E2" w:rsidTr="00D725E2">
        <w:trPr>
          <w:trHeight w:val="346"/>
          <w:jc w:val="center"/>
        </w:trPr>
        <w:tc>
          <w:tcPr>
            <w:tcW w:w="1407" w:type="dxa"/>
            <w:tcBorders>
              <w:top w:val="single" w:sz="12" w:space="0" w:color="auto"/>
              <w:left w:val="nil"/>
              <w:bottom w:val="single" w:sz="8" w:space="0" w:color="auto"/>
              <w:right w:val="nil"/>
            </w:tcBorders>
          </w:tcPr>
          <w:p w:rsidR="00D725E2" w:rsidRPr="00D725E2" w:rsidRDefault="00D725E2" w:rsidP="00D725E2">
            <w:pPr>
              <w:spacing w:line="240" w:lineRule="auto"/>
              <w:ind w:right="420" w:firstLineChars="0" w:firstLine="0"/>
              <w:jc w:val="right"/>
              <w:rPr>
                <w:szCs w:val="24"/>
              </w:rPr>
            </w:pPr>
            <w:r w:rsidRPr="00D725E2">
              <w:rPr>
                <w:rFonts w:cs="宋体" w:hint="eastAsia"/>
                <w:szCs w:val="24"/>
              </w:rPr>
              <w:t>含义</w:t>
            </w:r>
          </w:p>
        </w:tc>
        <w:tc>
          <w:tcPr>
            <w:tcW w:w="1275" w:type="dxa"/>
            <w:tcBorders>
              <w:top w:val="single" w:sz="12" w:space="0" w:color="auto"/>
              <w:left w:val="nil"/>
              <w:bottom w:val="single" w:sz="8" w:space="0" w:color="auto"/>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记录总数</w:t>
            </w:r>
          </w:p>
        </w:tc>
        <w:tc>
          <w:tcPr>
            <w:tcW w:w="1276" w:type="dxa"/>
            <w:tcBorders>
              <w:top w:val="single" w:sz="12" w:space="0" w:color="auto"/>
              <w:left w:val="nil"/>
              <w:bottom w:val="single" w:sz="8" w:space="0" w:color="auto"/>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患者数目</w:t>
            </w:r>
          </w:p>
        </w:tc>
        <w:tc>
          <w:tcPr>
            <w:tcW w:w="4041" w:type="dxa"/>
            <w:tcBorders>
              <w:top w:val="single" w:sz="12" w:space="0" w:color="auto"/>
              <w:left w:val="nil"/>
              <w:bottom w:val="single" w:sz="8" w:space="0" w:color="auto"/>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相关数据</w:t>
            </w:r>
          </w:p>
        </w:tc>
      </w:tr>
      <w:tr w:rsidR="00D725E2" w:rsidRPr="00D725E2" w:rsidTr="00D725E2">
        <w:trPr>
          <w:trHeight w:val="346"/>
          <w:jc w:val="center"/>
        </w:trPr>
        <w:tc>
          <w:tcPr>
            <w:tcW w:w="1407" w:type="dxa"/>
            <w:tcBorders>
              <w:top w:val="single" w:sz="8" w:space="0" w:color="auto"/>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个人信息表</w:t>
            </w:r>
          </w:p>
        </w:tc>
        <w:tc>
          <w:tcPr>
            <w:tcW w:w="1275" w:type="dxa"/>
            <w:tcBorders>
              <w:top w:val="single" w:sz="8" w:space="0" w:color="auto"/>
              <w:left w:val="nil"/>
              <w:bottom w:val="nil"/>
              <w:right w:val="nil"/>
            </w:tcBorders>
          </w:tcPr>
          <w:p w:rsidR="00D725E2" w:rsidRPr="00D725E2" w:rsidRDefault="00D725E2" w:rsidP="00D725E2">
            <w:pPr>
              <w:spacing w:line="240" w:lineRule="auto"/>
              <w:ind w:firstLineChars="0" w:firstLine="0"/>
              <w:rPr>
                <w:szCs w:val="24"/>
              </w:rPr>
            </w:pPr>
            <w:r w:rsidRPr="00D725E2">
              <w:rPr>
                <w:szCs w:val="24"/>
              </w:rPr>
              <w:t>1204757</w:t>
            </w:r>
          </w:p>
        </w:tc>
        <w:tc>
          <w:tcPr>
            <w:tcW w:w="1276" w:type="dxa"/>
            <w:tcBorders>
              <w:top w:val="single" w:sz="8" w:space="0" w:color="auto"/>
              <w:left w:val="nil"/>
              <w:bottom w:val="nil"/>
              <w:right w:val="nil"/>
            </w:tcBorders>
          </w:tcPr>
          <w:p w:rsidR="00D725E2" w:rsidRPr="00D725E2" w:rsidRDefault="00D725E2" w:rsidP="00D725E2">
            <w:pPr>
              <w:spacing w:line="240" w:lineRule="auto"/>
              <w:ind w:firstLineChars="0" w:firstLine="0"/>
              <w:rPr>
                <w:szCs w:val="24"/>
              </w:rPr>
            </w:pPr>
            <w:r w:rsidRPr="00D725E2">
              <w:rPr>
                <w:szCs w:val="24"/>
              </w:rPr>
              <w:t>185712</w:t>
            </w:r>
          </w:p>
        </w:tc>
        <w:tc>
          <w:tcPr>
            <w:tcW w:w="4041" w:type="dxa"/>
            <w:tcBorders>
              <w:top w:val="single" w:sz="8" w:space="0" w:color="auto"/>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性别、年龄、文化程度、婚姻状况、身高、体重、</w:t>
            </w:r>
            <w:r w:rsidRPr="00D725E2">
              <w:rPr>
                <w:rFonts w:cs="宋体"/>
                <w:szCs w:val="24"/>
              </w:rPr>
              <w:t>BMI</w:t>
            </w:r>
            <w:r w:rsidRPr="00D725E2">
              <w:rPr>
                <w:rFonts w:cs="宋体" w:hint="eastAsia"/>
                <w:szCs w:val="24"/>
              </w:rPr>
              <w:t>等</w:t>
            </w:r>
          </w:p>
        </w:tc>
      </w:tr>
      <w:tr w:rsidR="00D725E2" w:rsidRPr="00D725E2" w:rsidTr="00D725E2">
        <w:trPr>
          <w:trHeight w:val="346"/>
          <w:jc w:val="center"/>
        </w:trPr>
        <w:tc>
          <w:tcPr>
            <w:tcW w:w="1407"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高血压表</w:t>
            </w:r>
          </w:p>
        </w:tc>
        <w:tc>
          <w:tcPr>
            <w:tcW w:w="1275"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szCs w:val="24"/>
              </w:rPr>
              <w:t>446883</w:t>
            </w:r>
          </w:p>
        </w:tc>
        <w:tc>
          <w:tcPr>
            <w:tcW w:w="1276"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szCs w:val="24"/>
              </w:rPr>
              <w:t>123019</w:t>
            </w:r>
          </w:p>
        </w:tc>
        <w:tc>
          <w:tcPr>
            <w:tcW w:w="4041"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门诊机构、医院编码、高血压级别、呼吸频率、收缩压、舒张压、心率、各种并发症等</w:t>
            </w:r>
          </w:p>
        </w:tc>
      </w:tr>
      <w:tr w:rsidR="00D725E2" w:rsidRPr="00D725E2" w:rsidTr="00D725E2">
        <w:trPr>
          <w:trHeight w:val="330"/>
          <w:jc w:val="center"/>
        </w:trPr>
        <w:tc>
          <w:tcPr>
            <w:tcW w:w="1407"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糖尿病表</w:t>
            </w:r>
          </w:p>
        </w:tc>
        <w:tc>
          <w:tcPr>
            <w:tcW w:w="1275"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szCs w:val="24"/>
              </w:rPr>
              <w:t>120451</w:t>
            </w:r>
          </w:p>
        </w:tc>
        <w:tc>
          <w:tcPr>
            <w:tcW w:w="1276"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szCs w:val="24"/>
              </w:rPr>
              <w:t>65798</w:t>
            </w:r>
          </w:p>
        </w:tc>
        <w:tc>
          <w:tcPr>
            <w:tcW w:w="4041"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呼吸频率、收缩压、舒张压、心率、各种并发症等</w:t>
            </w:r>
          </w:p>
        </w:tc>
      </w:tr>
      <w:tr w:rsidR="00D725E2" w:rsidRPr="00D725E2" w:rsidTr="00D725E2">
        <w:trPr>
          <w:trHeight w:val="346"/>
          <w:jc w:val="center"/>
        </w:trPr>
        <w:tc>
          <w:tcPr>
            <w:tcW w:w="1407" w:type="dxa"/>
            <w:tcBorders>
              <w:top w:val="nil"/>
              <w:left w:val="nil"/>
              <w:bottom w:val="single" w:sz="12" w:space="0" w:color="auto"/>
              <w:right w:val="nil"/>
            </w:tcBorders>
          </w:tcPr>
          <w:p w:rsidR="00D725E2" w:rsidRPr="00D725E2" w:rsidRDefault="00D725E2" w:rsidP="00D725E2">
            <w:pPr>
              <w:spacing w:line="240" w:lineRule="auto"/>
              <w:ind w:firstLineChars="0" w:firstLine="0"/>
              <w:rPr>
                <w:sz w:val="21"/>
              </w:rPr>
            </w:pPr>
          </w:p>
        </w:tc>
        <w:tc>
          <w:tcPr>
            <w:tcW w:w="1275" w:type="dxa"/>
            <w:tcBorders>
              <w:top w:val="nil"/>
              <w:left w:val="nil"/>
              <w:bottom w:val="single" w:sz="12" w:space="0" w:color="auto"/>
              <w:right w:val="nil"/>
            </w:tcBorders>
          </w:tcPr>
          <w:p w:rsidR="00D725E2" w:rsidRPr="00D725E2" w:rsidRDefault="00D725E2" w:rsidP="00D725E2">
            <w:pPr>
              <w:spacing w:line="240" w:lineRule="auto"/>
              <w:ind w:firstLineChars="0" w:firstLine="0"/>
              <w:rPr>
                <w:sz w:val="21"/>
              </w:rPr>
            </w:pPr>
          </w:p>
        </w:tc>
        <w:tc>
          <w:tcPr>
            <w:tcW w:w="1276" w:type="dxa"/>
            <w:tcBorders>
              <w:top w:val="nil"/>
              <w:left w:val="nil"/>
              <w:bottom w:val="single" w:sz="12" w:space="0" w:color="auto"/>
              <w:right w:val="nil"/>
            </w:tcBorders>
          </w:tcPr>
          <w:p w:rsidR="00D725E2" w:rsidRPr="00D725E2" w:rsidRDefault="00D725E2" w:rsidP="00D725E2">
            <w:pPr>
              <w:spacing w:line="240" w:lineRule="auto"/>
              <w:ind w:firstLineChars="0" w:firstLine="0"/>
              <w:rPr>
                <w:sz w:val="21"/>
              </w:rPr>
            </w:pPr>
          </w:p>
        </w:tc>
        <w:tc>
          <w:tcPr>
            <w:tcW w:w="4041" w:type="dxa"/>
            <w:tcBorders>
              <w:top w:val="nil"/>
              <w:left w:val="nil"/>
              <w:bottom w:val="single" w:sz="12" w:space="0" w:color="auto"/>
              <w:right w:val="nil"/>
            </w:tcBorders>
          </w:tcPr>
          <w:p w:rsidR="00D725E2" w:rsidRPr="00D725E2" w:rsidRDefault="00D725E2" w:rsidP="00D725E2">
            <w:pPr>
              <w:spacing w:line="240" w:lineRule="auto"/>
              <w:ind w:firstLineChars="0" w:firstLine="0"/>
              <w:rPr>
                <w:sz w:val="21"/>
              </w:rPr>
            </w:pPr>
          </w:p>
        </w:tc>
      </w:tr>
    </w:tbl>
    <w:p w:rsidR="00740470" w:rsidRDefault="0080017B" w:rsidP="0080017B">
      <w:pPr>
        <w:spacing w:beforeLines="50" w:before="120"/>
        <w:ind w:firstLine="480"/>
      </w:pPr>
      <w:r w:rsidRPr="0080017B">
        <w:rPr>
          <w:rFonts w:hint="eastAsia"/>
        </w:rPr>
        <w:t>由于每位患者患病情况不同，所以高血压表、糖尿病表中存在大量</w:t>
      </w:r>
      <w:r w:rsidRPr="00C647C0">
        <w:rPr>
          <w:rFonts w:hint="eastAsia"/>
          <w:highlight w:val="yellow"/>
          <w:rPrChange w:id="280" w:author="weihy2018" w:date="2018-04-19T10:04:00Z">
            <w:rPr>
              <w:rFonts w:hint="eastAsia"/>
            </w:rPr>
          </w:rPrChange>
        </w:rPr>
        <w:t>病症信息</w:t>
      </w:r>
      <w:r w:rsidRPr="0080017B">
        <w:rPr>
          <w:rFonts w:hint="eastAsia"/>
        </w:rPr>
        <w:t>，这些疾病种类繁多，处理起来十分麻烦，但是医学上对这些疾病都有统一的归类，鉴于本文定位于心血管病人群，所以这里仅对心血管疾病数据进行归类，我们首先根据医学规则进行</w:t>
      </w:r>
      <w:r w:rsidRPr="0080017B">
        <w:rPr>
          <w:rFonts w:hint="eastAsia"/>
        </w:rPr>
        <w:t>ICD</w:t>
      </w:r>
      <w:r w:rsidRPr="0080017B">
        <w:rPr>
          <w:rFonts w:hint="eastAsia"/>
        </w:rPr>
        <w:t>编码将所获得数据特征中属于同一大类的疾病进行合并，部分信息见表</w:t>
      </w:r>
      <w:r w:rsidRPr="0080017B">
        <w:rPr>
          <w:rFonts w:hint="eastAsia"/>
        </w:rPr>
        <w:t>3-2</w:t>
      </w:r>
      <w:r w:rsidRPr="0080017B">
        <w:rPr>
          <w:rFonts w:hint="eastAsia"/>
        </w:rPr>
        <w:t>，例如下表中肺心病这一类包括了医学上的原发性肺动脉高压、慢性肺源性心脏病等多种小类疾病组成。</w:t>
      </w:r>
    </w:p>
    <w:p w:rsidR="00740470" w:rsidRDefault="0080017B" w:rsidP="0080017B">
      <w:pPr>
        <w:ind w:firstLine="480"/>
        <w:jc w:val="center"/>
      </w:pPr>
      <w:bookmarkStart w:id="281" w:name="_Toc156291144"/>
      <w:bookmarkStart w:id="282" w:name="_Toc156291996"/>
      <w:bookmarkStart w:id="283" w:name="_Toc163533796"/>
      <w:commentRangeStart w:id="284"/>
      <w:r w:rsidRPr="0080017B">
        <w:rPr>
          <w:rFonts w:hint="eastAsia"/>
        </w:rPr>
        <w:t>表</w:t>
      </w:r>
      <w:r w:rsidRPr="0080017B">
        <w:rPr>
          <w:rFonts w:hint="eastAsia"/>
        </w:rPr>
        <w:t xml:space="preserve">3-2 </w:t>
      </w:r>
      <w:r w:rsidRPr="0080017B">
        <w:rPr>
          <w:rFonts w:hint="eastAsia"/>
        </w:rPr>
        <w:t>疾病归类</w:t>
      </w:r>
      <w:commentRangeEnd w:id="284"/>
      <w:r w:rsidR="00C647C0">
        <w:rPr>
          <w:rStyle w:val="af8"/>
        </w:rPr>
        <w:commentReference w:id="284"/>
      </w:r>
    </w:p>
    <w:tbl>
      <w:tblPr>
        <w:tblW w:w="6757" w:type="dxa"/>
        <w:jc w:val="center"/>
        <w:tblInd w:w="-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9"/>
        <w:gridCol w:w="3872"/>
        <w:gridCol w:w="1336"/>
      </w:tblGrid>
      <w:tr w:rsidR="0080017B" w:rsidRPr="00DE7871" w:rsidTr="00DE7871">
        <w:trPr>
          <w:trHeight w:val="380"/>
          <w:jc w:val="center"/>
        </w:trPr>
        <w:tc>
          <w:tcPr>
            <w:tcW w:w="1549" w:type="dxa"/>
            <w:shd w:val="clear" w:color="auto" w:fill="auto"/>
          </w:tcPr>
          <w:p w:rsidR="0080017B" w:rsidRPr="00FE5A85" w:rsidRDefault="0080017B" w:rsidP="00DE7871">
            <w:pPr>
              <w:spacing w:before="100" w:beforeAutospacing="1" w:after="100" w:afterAutospacing="1" w:line="480" w:lineRule="auto"/>
              <w:ind w:firstLineChars="0" w:firstLine="0"/>
              <w:jc w:val="left"/>
              <w:rPr>
                <w:rFonts w:ascii="Calibri" w:hAnsi="Calibri"/>
                <w:sz w:val="21"/>
                <w:rPrChange w:id="285" w:author="weihy2018" w:date="2018-04-19T10:05:00Z">
                  <w:rPr>
                    <w:rFonts w:ascii="Calibri" w:hAnsi="Calibri"/>
                    <w:szCs w:val="24"/>
                  </w:rPr>
                </w:rPrChange>
              </w:rPr>
            </w:pPr>
            <w:r w:rsidRPr="00FE5A85">
              <w:rPr>
                <w:rFonts w:ascii="Calibri" w:hAnsi="Calibri" w:hint="eastAsia"/>
                <w:sz w:val="21"/>
                <w:rPrChange w:id="286" w:author="weihy2018" w:date="2018-04-19T10:05:00Z">
                  <w:rPr>
                    <w:rFonts w:ascii="Calibri" w:hAnsi="Calibri" w:hint="eastAsia"/>
                    <w:szCs w:val="24"/>
                  </w:rPr>
                </w:rPrChange>
              </w:rPr>
              <w:t>疾病代号</w:t>
            </w:r>
            <w:r w:rsidRPr="00FE5A85">
              <w:rPr>
                <w:rFonts w:ascii="Calibri" w:hAnsi="Calibri"/>
                <w:sz w:val="21"/>
                <w:rPrChange w:id="287" w:author="weihy2018" w:date="2018-04-19T10:05:00Z">
                  <w:rPr>
                    <w:rFonts w:ascii="Calibri" w:hAnsi="Calibri"/>
                    <w:szCs w:val="24"/>
                  </w:rPr>
                </w:rPrChange>
              </w:rPr>
              <w:t>ICD</w:t>
            </w:r>
          </w:p>
        </w:tc>
        <w:tc>
          <w:tcPr>
            <w:tcW w:w="3872" w:type="dxa"/>
            <w:shd w:val="clear" w:color="auto" w:fill="auto"/>
          </w:tcPr>
          <w:p w:rsidR="0080017B" w:rsidRPr="00FE5A85" w:rsidRDefault="0080017B" w:rsidP="00DE7871">
            <w:pPr>
              <w:spacing w:before="100" w:beforeAutospacing="1" w:after="100" w:afterAutospacing="1" w:line="480" w:lineRule="auto"/>
              <w:ind w:firstLineChars="0" w:firstLine="0"/>
              <w:jc w:val="left"/>
              <w:rPr>
                <w:rFonts w:ascii="Calibri" w:hAnsi="Calibri"/>
                <w:sz w:val="21"/>
                <w:rPrChange w:id="288" w:author="weihy2018" w:date="2018-04-19T10:05:00Z">
                  <w:rPr>
                    <w:rFonts w:ascii="Calibri" w:hAnsi="Calibri"/>
                    <w:szCs w:val="24"/>
                  </w:rPr>
                </w:rPrChange>
              </w:rPr>
            </w:pPr>
            <w:r w:rsidRPr="00FE5A85">
              <w:rPr>
                <w:rFonts w:ascii="Calibri" w:hAnsi="Calibri" w:hint="eastAsia"/>
                <w:sz w:val="21"/>
                <w:rPrChange w:id="289" w:author="weihy2018" w:date="2018-04-19T10:05:00Z">
                  <w:rPr>
                    <w:rFonts w:ascii="Calibri" w:hAnsi="Calibri" w:hint="eastAsia"/>
                    <w:szCs w:val="24"/>
                  </w:rPr>
                </w:rPrChange>
              </w:rPr>
              <w:t>疾病名称</w:t>
            </w:r>
          </w:p>
        </w:tc>
        <w:tc>
          <w:tcPr>
            <w:tcW w:w="1336" w:type="dxa"/>
            <w:shd w:val="clear" w:color="auto" w:fill="auto"/>
          </w:tcPr>
          <w:p w:rsidR="0080017B" w:rsidRPr="00FE5A85" w:rsidRDefault="0080017B" w:rsidP="00DE7871">
            <w:pPr>
              <w:spacing w:before="100" w:beforeAutospacing="1" w:after="100" w:afterAutospacing="1" w:line="480" w:lineRule="auto"/>
              <w:ind w:firstLineChars="0" w:firstLine="0"/>
              <w:jc w:val="left"/>
              <w:rPr>
                <w:rFonts w:ascii="Calibri" w:hAnsi="Calibri"/>
                <w:sz w:val="21"/>
                <w:rPrChange w:id="290" w:author="weihy2018" w:date="2018-04-19T10:05:00Z">
                  <w:rPr>
                    <w:rFonts w:ascii="Calibri" w:hAnsi="Calibri"/>
                    <w:szCs w:val="24"/>
                  </w:rPr>
                </w:rPrChange>
              </w:rPr>
            </w:pPr>
            <w:r w:rsidRPr="00FE5A85">
              <w:rPr>
                <w:rFonts w:ascii="Calibri" w:hAnsi="Calibri" w:hint="eastAsia"/>
                <w:sz w:val="21"/>
                <w:rPrChange w:id="291" w:author="weihy2018" w:date="2018-04-19T10:05:00Z">
                  <w:rPr>
                    <w:rFonts w:ascii="Calibri" w:hAnsi="Calibri" w:hint="eastAsia"/>
                    <w:szCs w:val="24"/>
                  </w:rPr>
                </w:rPrChange>
              </w:rPr>
              <w:t>所属类别</w:t>
            </w:r>
          </w:p>
        </w:tc>
      </w:tr>
      <w:tr w:rsidR="0080017B" w:rsidRPr="00DE7871" w:rsidTr="00DE7871">
        <w:trPr>
          <w:jc w:val="center"/>
        </w:trPr>
        <w:tc>
          <w:tcPr>
            <w:tcW w:w="1549" w:type="dxa"/>
            <w:shd w:val="clear" w:color="auto" w:fill="auto"/>
          </w:tcPr>
          <w:p w:rsidR="0080017B" w:rsidRPr="00FE5A85" w:rsidRDefault="0080017B" w:rsidP="00DE7871">
            <w:pPr>
              <w:spacing w:before="100" w:beforeAutospacing="1" w:after="100" w:afterAutospacing="1" w:line="480" w:lineRule="auto"/>
              <w:ind w:firstLineChars="0" w:firstLine="0"/>
              <w:jc w:val="left"/>
              <w:rPr>
                <w:rFonts w:ascii="Calibri" w:hAnsi="Calibri"/>
                <w:sz w:val="21"/>
                <w:rPrChange w:id="292" w:author="weihy2018" w:date="2018-04-19T10:05:00Z">
                  <w:rPr>
                    <w:rFonts w:ascii="Calibri" w:hAnsi="Calibri"/>
                    <w:szCs w:val="24"/>
                  </w:rPr>
                </w:rPrChange>
              </w:rPr>
            </w:pPr>
            <w:r w:rsidRPr="00FE5A85">
              <w:rPr>
                <w:rFonts w:ascii="Calibri" w:hAnsi="Calibri"/>
                <w:sz w:val="21"/>
                <w:rPrChange w:id="293" w:author="weihy2018" w:date="2018-04-19T10:05:00Z">
                  <w:rPr>
                    <w:rFonts w:ascii="Calibri" w:hAnsi="Calibri"/>
                    <w:szCs w:val="24"/>
                  </w:rPr>
                </w:rPrChange>
              </w:rPr>
              <w:t>I25_000</w:t>
            </w:r>
          </w:p>
        </w:tc>
        <w:tc>
          <w:tcPr>
            <w:tcW w:w="3872" w:type="dxa"/>
            <w:shd w:val="clear" w:color="auto" w:fill="auto"/>
          </w:tcPr>
          <w:p w:rsidR="0080017B" w:rsidRPr="00FE5A85" w:rsidRDefault="0080017B" w:rsidP="00DE7871">
            <w:pPr>
              <w:spacing w:before="100" w:beforeAutospacing="1" w:after="100" w:afterAutospacing="1" w:line="480" w:lineRule="auto"/>
              <w:ind w:firstLineChars="0" w:firstLine="0"/>
              <w:jc w:val="left"/>
              <w:rPr>
                <w:rFonts w:ascii="Calibri" w:hAnsi="Calibri"/>
                <w:sz w:val="21"/>
                <w:rPrChange w:id="294" w:author="weihy2018" w:date="2018-04-19T10:05:00Z">
                  <w:rPr>
                    <w:rFonts w:ascii="Calibri" w:hAnsi="Calibri"/>
                    <w:szCs w:val="24"/>
                  </w:rPr>
                </w:rPrChange>
              </w:rPr>
            </w:pPr>
            <w:r w:rsidRPr="00FE5A85">
              <w:rPr>
                <w:rFonts w:ascii="Calibri" w:hAnsi="Calibri" w:hint="eastAsia"/>
                <w:sz w:val="21"/>
                <w:rPrChange w:id="295" w:author="weihy2018" w:date="2018-04-19T10:05:00Z">
                  <w:rPr>
                    <w:rFonts w:ascii="Calibri" w:hAnsi="Calibri" w:hint="eastAsia"/>
                    <w:szCs w:val="24"/>
                  </w:rPr>
                </w:rPrChange>
              </w:rPr>
              <w:t>被描述为动脉硬化性心血管病</w:t>
            </w:r>
          </w:p>
        </w:tc>
        <w:tc>
          <w:tcPr>
            <w:tcW w:w="1336" w:type="dxa"/>
            <w:vMerge w:val="restart"/>
            <w:shd w:val="clear" w:color="auto" w:fill="auto"/>
          </w:tcPr>
          <w:p w:rsidR="0080017B" w:rsidRPr="00FE5A85" w:rsidRDefault="0080017B" w:rsidP="00DE7871">
            <w:pPr>
              <w:spacing w:before="100" w:beforeAutospacing="1" w:after="100" w:afterAutospacing="1" w:line="480" w:lineRule="auto"/>
              <w:ind w:firstLineChars="0" w:firstLine="0"/>
              <w:jc w:val="left"/>
              <w:rPr>
                <w:rFonts w:ascii="Calibri" w:hAnsi="Calibri"/>
                <w:sz w:val="21"/>
                <w:rPrChange w:id="296" w:author="weihy2018" w:date="2018-04-19T10:05:00Z">
                  <w:rPr>
                    <w:rFonts w:ascii="Calibri" w:hAnsi="Calibri"/>
                    <w:szCs w:val="24"/>
                  </w:rPr>
                </w:rPrChange>
              </w:rPr>
            </w:pPr>
          </w:p>
          <w:p w:rsidR="0080017B" w:rsidRPr="00FE5A85" w:rsidRDefault="0080017B" w:rsidP="00DE7871">
            <w:pPr>
              <w:spacing w:before="100" w:beforeAutospacing="1" w:after="100" w:afterAutospacing="1" w:line="480" w:lineRule="auto"/>
              <w:ind w:firstLineChars="0" w:firstLine="0"/>
              <w:jc w:val="left"/>
              <w:rPr>
                <w:rFonts w:ascii="Calibri" w:hAnsi="Calibri"/>
                <w:sz w:val="21"/>
                <w:rPrChange w:id="297" w:author="weihy2018" w:date="2018-04-19T10:05:00Z">
                  <w:rPr>
                    <w:rFonts w:ascii="Calibri" w:hAnsi="Calibri"/>
                    <w:szCs w:val="24"/>
                  </w:rPr>
                </w:rPrChange>
              </w:rPr>
            </w:pPr>
            <w:r w:rsidRPr="00FE5A85">
              <w:rPr>
                <w:rFonts w:ascii="Calibri" w:hAnsi="Calibri" w:hint="eastAsia"/>
                <w:sz w:val="21"/>
                <w:rPrChange w:id="298" w:author="weihy2018" w:date="2018-04-19T10:05:00Z">
                  <w:rPr>
                    <w:rFonts w:ascii="Calibri" w:hAnsi="Calibri" w:hint="eastAsia"/>
                    <w:szCs w:val="24"/>
                  </w:rPr>
                </w:rPrChange>
              </w:rPr>
              <w:t>稳定性冠心病</w:t>
            </w: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I25</w:t>
            </w:r>
            <w:r w:rsidRPr="00DE7871">
              <w:rPr>
                <w:rFonts w:ascii="Calibri" w:hAnsi="Calibri" w:hint="eastAsia"/>
                <w:szCs w:val="24"/>
              </w:rPr>
              <w:t>_</w:t>
            </w:r>
            <w:r w:rsidRPr="00DE7871">
              <w:rPr>
                <w:rFonts w:ascii="Calibri" w:hAnsi="Calibri"/>
                <w:szCs w:val="24"/>
              </w:rPr>
              <w:t>100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动脉硬化性心脏病</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I25</w:t>
            </w:r>
            <w:r w:rsidRPr="00DE7871">
              <w:rPr>
                <w:rFonts w:ascii="Calibri" w:hAnsi="Calibri" w:hint="eastAsia"/>
                <w:szCs w:val="24"/>
              </w:rPr>
              <w:t>_</w:t>
            </w:r>
            <w:r w:rsidRPr="00DE7871">
              <w:rPr>
                <w:rFonts w:ascii="Calibri" w:hAnsi="Calibri"/>
                <w:szCs w:val="24"/>
              </w:rPr>
              <w:t>101</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冠状动脉狭窄</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I25</w:t>
            </w:r>
            <w:r w:rsidRPr="00DE7871">
              <w:rPr>
                <w:rFonts w:ascii="Calibri" w:hAnsi="Calibri" w:hint="eastAsia"/>
                <w:szCs w:val="24"/>
              </w:rPr>
              <w:t>_</w:t>
            </w:r>
            <w:r w:rsidRPr="00DE7871">
              <w:rPr>
                <w:rFonts w:ascii="Calibri" w:hAnsi="Calibri"/>
                <w:szCs w:val="24"/>
              </w:rPr>
              <w:t>102</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冠状动脉粥样硬化</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I27_0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原发性肺动脉高压</w:t>
            </w:r>
          </w:p>
        </w:tc>
        <w:tc>
          <w:tcPr>
            <w:tcW w:w="1336" w:type="dxa"/>
            <w:vMerge w:val="restart"/>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肺心病</w:t>
            </w: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I27</w:t>
            </w:r>
            <w:r w:rsidRPr="00DE7871">
              <w:rPr>
                <w:rFonts w:ascii="Calibri" w:hAnsi="Calibri" w:hint="eastAsia"/>
                <w:szCs w:val="24"/>
              </w:rPr>
              <w:t>_</w:t>
            </w:r>
            <w:r w:rsidRPr="00DE7871">
              <w:rPr>
                <w:rFonts w:ascii="Calibri" w:hAnsi="Calibri"/>
                <w:szCs w:val="24"/>
              </w:rPr>
              <w:t>8</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特指肺源性心脏病</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I27_9</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慢性肺源性心脏病</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lastRenderedPageBreak/>
              <w:t>I11</w:t>
            </w:r>
            <w:r w:rsidRPr="00DE7871">
              <w:rPr>
                <w:rFonts w:ascii="Calibri" w:hAnsi="Calibri" w:hint="eastAsia"/>
                <w:szCs w:val="24"/>
              </w:rPr>
              <w:t>_</w:t>
            </w:r>
            <w:r w:rsidRPr="00DE7871">
              <w:rPr>
                <w:rFonts w:ascii="Calibri" w:hAnsi="Calibri"/>
                <w:szCs w:val="24"/>
              </w:rPr>
              <w:t>000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高血压心脏病伴心力衰竭</w:t>
            </w:r>
          </w:p>
        </w:tc>
        <w:tc>
          <w:tcPr>
            <w:tcW w:w="1336" w:type="dxa"/>
            <w:vMerge w:val="restart"/>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心力衰竭</w:t>
            </w: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I13</w:t>
            </w:r>
            <w:r w:rsidRPr="00DE7871">
              <w:rPr>
                <w:rFonts w:ascii="Calibri" w:hAnsi="Calibri" w:hint="eastAsia"/>
                <w:szCs w:val="24"/>
              </w:rPr>
              <w:t>_</w:t>
            </w:r>
            <w:r w:rsidRPr="00DE7871">
              <w:rPr>
                <w:rFonts w:ascii="Calibri" w:hAnsi="Calibri"/>
                <w:szCs w:val="24"/>
              </w:rPr>
              <w:t>000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高血压性心脏病肾脏病伴心力衰竭</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I50</w:t>
            </w:r>
            <w:r w:rsidRPr="00DE7871">
              <w:rPr>
                <w:rFonts w:ascii="Calibri" w:hAnsi="Calibri" w:hint="eastAsia"/>
                <w:szCs w:val="24"/>
              </w:rPr>
              <w:t>_</w:t>
            </w:r>
            <w:r w:rsidRPr="00DE7871">
              <w:rPr>
                <w:rFonts w:ascii="Calibri" w:hAnsi="Calibri"/>
                <w:szCs w:val="24"/>
              </w:rPr>
              <w:t>000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充血性心力衰竭</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I50</w:t>
            </w:r>
            <w:r w:rsidRPr="00DE7871">
              <w:rPr>
                <w:rFonts w:ascii="Calibri" w:hAnsi="Calibri" w:hint="eastAsia"/>
                <w:szCs w:val="24"/>
              </w:rPr>
              <w:t>_</w:t>
            </w:r>
            <w:r w:rsidRPr="00DE7871">
              <w:rPr>
                <w:rFonts w:ascii="Calibri" w:hAnsi="Calibri"/>
                <w:szCs w:val="24"/>
              </w:rPr>
              <w:t>100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左心衰竭</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bl>
    <w:p w:rsidR="0080017B" w:rsidRDefault="0080017B" w:rsidP="0080017B">
      <w:pPr>
        <w:pStyle w:val="3"/>
      </w:pPr>
      <w:bookmarkStart w:id="299" w:name="_Toc511730082"/>
      <w:bookmarkStart w:id="300" w:name="_Toc511756915"/>
      <w:r w:rsidRPr="0080017B">
        <w:rPr>
          <w:rFonts w:hint="eastAsia"/>
        </w:rPr>
        <w:t>研究对象及预测目标的选取</w:t>
      </w:r>
      <w:bookmarkEnd w:id="299"/>
      <w:bookmarkEnd w:id="300"/>
    </w:p>
    <w:p w:rsidR="0080017B" w:rsidRDefault="0080017B" w:rsidP="0080017B">
      <w:pPr>
        <w:ind w:firstLine="480"/>
        <w:jc w:val="left"/>
      </w:pPr>
      <w:r>
        <w:rPr>
          <w:rFonts w:hint="eastAsia"/>
        </w:rPr>
        <w:t>本文的研究定位是心血管疾病类人群，而</w:t>
      </w:r>
      <w:commentRangeStart w:id="301"/>
      <w:r>
        <w:rPr>
          <w:rFonts w:hint="eastAsia"/>
        </w:rPr>
        <w:t>上述</w:t>
      </w:r>
      <w:commentRangeEnd w:id="301"/>
      <w:r w:rsidR="00FE5A85">
        <w:rPr>
          <w:rStyle w:val="af8"/>
        </w:rPr>
        <w:commentReference w:id="301"/>
      </w:r>
      <w:r>
        <w:rPr>
          <w:rFonts w:hint="eastAsia"/>
        </w:rPr>
        <w:t>疾病包括了心血管类、消化类、内分泌类等各种疾病人群，所以需要从</w:t>
      </w:r>
      <w:ins w:id="302" w:author="weihy2018" w:date="2018-04-19T10:06:00Z">
        <w:r w:rsidR="00FE5A85">
          <w:rPr>
            <w:rFonts w:hint="eastAsia"/>
          </w:rPr>
          <w:t>？？？？</w:t>
        </w:r>
      </w:ins>
      <w:r>
        <w:rPr>
          <w:rFonts w:hint="eastAsia"/>
        </w:rPr>
        <w:t>中统计提取所需要的心血管类人群，经过对</w:t>
      </w:r>
      <w:commentRangeStart w:id="303"/>
      <w:r>
        <w:rPr>
          <w:rFonts w:hint="eastAsia"/>
        </w:rPr>
        <w:t>数据源的疾病</w:t>
      </w:r>
      <w:commentRangeEnd w:id="303"/>
      <w:r w:rsidR="00FE5A85">
        <w:rPr>
          <w:rStyle w:val="af8"/>
        </w:rPr>
        <w:commentReference w:id="303"/>
      </w:r>
      <w:r>
        <w:rPr>
          <w:rFonts w:hint="eastAsia"/>
        </w:rPr>
        <w:t>合并归类后，得到的心血管疾病数据统计结果如表</w:t>
      </w:r>
      <w:r>
        <w:rPr>
          <w:rFonts w:hint="eastAsia"/>
        </w:rPr>
        <w:t>3-3</w:t>
      </w:r>
      <w:r>
        <w:rPr>
          <w:rFonts w:hint="eastAsia"/>
        </w:rPr>
        <w:t>，这些疾病的人群可重复，因为一位患者可能患有多种疾病。</w:t>
      </w:r>
    </w:p>
    <w:p w:rsidR="0080017B" w:rsidRDefault="0080017B" w:rsidP="0080017B">
      <w:pPr>
        <w:ind w:firstLine="480"/>
        <w:jc w:val="left"/>
      </w:pPr>
      <w:r>
        <w:rPr>
          <w:rFonts w:hint="eastAsia"/>
        </w:rPr>
        <w:t>根据上表的统计结果，选择心血管疾病作为研究目标，</w:t>
      </w:r>
      <w:commentRangeStart w:id="304"/>
      <w:r>
        <w:rPr>
          <w:rFonts w:hint="eastAsia"/>
        </w:rPr>
        <w:t>有的疾病</w:t>
      </w:r>
      <w:commentRangeEnd w:id="304"/>
      <w:r w:rsidR="00FE5A85">
        <w:rPr>
          <w:rStyle w:val="af8"/>
        </w:rPr>
        <w:commentReference w:id="304"/>
      </w:r>
      <w:r>
        <w:rPr>
          <w:rFonts w:hint="eastAsia"/>
        </w:rPr>
        <w:t>对应的人数太少不考虑加入多标签集合，例如肺栓塞仅</w:t>
      </w:r>
      <w:r>
        <w:rPr>
          <w:rFonts w:hint="eastAsia"/>
        </w:rPr>
        <w:t>21</w:t>
      </w:r>
      <w:r>
        <w:rPr>
          <w:rFonts w:hint="eastAsia"/>
        </w:rPr>
        <w:t>人，不具备预测能力，考虑到严重的心血管疾病危及人们的生命，所以对</w:t>
      </w:r>
      <w:r w:rsidRPr="00FE5A85">
        <w:rPr>
          <w:rFonts w:hint="eastAsia"/>
          <w:highlight w:val="yellow"/>
          <w:rPrChange w:id="305" w:author="weihy2018" w:date="2018-04-19T10:08:00Z">
            <w:rPr>
              <w:rFonts w:hint="eastAsia"/>
            </w:rPr>
          </w:rPrChange>
        </w:rPr>
        <w:t>预测严重心血管疾病</w:t>
      </w:r>
      <w:r>
        <w:rPr>
          <w:rFonts w:hint="eastAsia"/>
        </w:rPr>
        <w:t>具有重要的研究价值，最终选择用于多标签学习中的研究对象如表</w:t>
      </w:r>
      <w:r>
        <w:rPr>
          <w:rFonts w:hint="eastAsia"/>
        </w:rPr>
        <w:t>3-4</w:t>
      </w:r>
      <w:r>
        <w:rPr>
          <w:rFonts w:hint="eastAsia"/>
        </w:rPr>
        <w:t>所示。</w:t>
      </w:r>
    </w:p>
    <w:p w:rsidR="0080017B" w:rsidRDefault="0080017B" w:rsidP="0080017B">
      <w:pPr>
        <w:ind w:firstLine="480"/>
        <w:jc w:val="center"/>
      </w:pPr>
      <w:r w:rsidRPr="0080017B">
        <w:rPr>
          <w:rFonts w:hint="eastAsia"/>
        </w:rPr>
        <w:t>表</w:t>
      </w:r>
      <w:r w:rsidRPr="0080017B">
        <w:rPr>
          <w:rFonts w:hint="eastAsia"/>
        </w:rPr>
        <w:t xml:space="preserve">3-3 </w:t>
      </w:r>
      <w:ins w:id="306" w:author="weihy2018" w:date="2018-04-19T10:08:00Z">
        <w:r w:rsidR="00FE5A85">
          <w:rPr>
            <w:rFonts w:hint="eastAsia"/>
          </w:rPr>
          <w:t>？？？</w:t>
        </w:r>
      </w:ins>
      <w:r w:rsidRPr="0080017B">
        <w:rPr>
          <w:rFonts w:hint="eastAsia"/>
        </w:rPr>
        <w:t>初步数据统计</w:t>
      </w:r>
    </w:p>
    <w:tbl>
      <w:tblPr>
        <w:tblW w:w="6706" w:type="dxa"/>
        <w:jc w:val="center"/>
        <w:tblBorders>
          <w:top w:val="single" w:sz="12" w:space="0" w:color="auto"/>
          <w:bottom w:val="single" w:sz="12" w:space="0" w:color="auto"/>
        </w:tblBorders>
        <w:tblLayout w:type="fixed"/>
        <w:tblLook w:val="04A0" w:firstRow="1" w:lastRow="0" w:firstColumn="1" w:lastColumn="0" w:noHBand="0" w:noVBand="1"/>
      </w:tblPr>
      <w:tblGrid>
        <w:gridCol w:w="4863"/>
        <w:gridCol w:w="1843"/>
      </w:tblGrid>
      <w:tr w:rsidR="0080017B" w:rsidTr="00DE7871">
        <w:trPr>
          <w:jc w:val="center"/>
        </w:trPr>
        <w:tc>
          <w:tcPr>
            <w:tcW w:w="4863" w:type="dxa"/>
            <w:tcBorders>
              <w:bottom w:val="single" w:sz="8" w:space="0" w:color="auto"/>
            </w:tcBorders>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疾病名称</w:t>
            </w:r>
          </w:p>
        </w:tc>
        <w:tc>
          <w:tcPr>
            <w:tcW w:w="1843" w:type="dxa"/>
            <w:tcBorders>
              <w:bottom w:val="single" w:sz="8" w:space="0" w:color="auto"/>
            </w:tcBorders>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患者人数</w:t>
            </w:r>
          </w:p>
        </w:tc>
      </w:tr>
      <w:tr w:rsidR="0080017B" w:rsidTr="00DE7871">
        <w:trPr>
          <w:jc w:val="center"/>
        </w:trPr>
        <w:tc>
          <w:tcPr>
            <w:tcW w:w="4863" w:type="dxa"/>
            <w:tcBorders>
              <w:top w:val="single" w:sz="8" w:space="0" w:color="auto"/>
            </w:tcBorders>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严重脑神经疾病、意外死亡及后遗症</w:t>
            </w:r>
          </w:p>
        </w:tc>
        <w:tc>
          <w:tcPr>
            <w:tcW w:w="1843" w:type="dxa"/>
            <w:tcBorders>
              <w:top w:val="single" w:sz="8" w:space="0" w:color="auto"/>
            </w:tcBorders>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kern w:val="0"/>
              </w:rPr>
              <w:t>60050</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心衰人群</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1079</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心源性猝死</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128</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脑卒中</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7809</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急性心梗</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1030</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肺栓塞</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21</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肾衰竭</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1168</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心肌缺血</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1137</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心脏功能病变</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3062</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冠心病</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16761</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高血压</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kern w:val="0"/>
              </w:rPr>
              <w:t>123019</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糖尿病</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kern w:val="0"/>
              </w:rPr>
              <w:t>65798</w:t>
            </w:r>
          </w:p>
        </w:tc>
      </w:tr>
    </w:tbl>
    <w:p w:rsidR="0080017B" w:rsidRDefault="0080017B" w:rsidP="0080017B">
      <w:pPr>
        <w:spacing w:beforeLines="50" w:before="120"/>
        <w:ind w:firstLine="480"/>
        <w:jc w:val="center"/>
      </w:pPr>
      <w:r w:rsidRPr="0080017B">
        <w:rPr>
          <w:rFonts w:hint="eastAsia"/>
        </w:rPr>
        <w:t>表</w:t>
      </w:r>
      <w:r w:rsidRPr="0080017B">
        <w:rPr>
          <w:rFonts w:hint="eastAsia"/>
        </w:rPr>
        <w:t xml:space="preserve">3-4 </w:t>
      </w:r>
      <w:commentRangeStart w:id="307"/>
      <w:r w:rsidRPr="0080017B">
        <w:rPr>
          <w:rFonts w:hint="eastAsia"/>
        </w:rPr>
        <w:t>研究对象</w:t>
      </w:r>
      <w:commentRangeEnd w:id="307"/>
      <w:r w:rsidR="00FE5A85">
        <w:rPr>
          <w:rStyle w:val="af8"/>
        </w:rPr>
        <w:commentReference w:id="307"/>
      </w:r>
      <w:r w:rsidRPr="0080017B">
        <w:rPr>
          <w:rFonts w:hint="eastAsia"/>
        </w:rPr>
        <w:t>说明</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81"/>
        <w:gridCol w:w="1575"/>
      </w:tblGrid>
      <w:tr w:rsidR="0080017B" w:rsidRPr="0039794B" w:rsidTr="00DE7871">
        <w:trPr>
          <w:trHeight w:val="270"/>
          <w:jc w:val="center"/>
        </w:trPr>
        <w:tc>
          <w:tcPr>
            <w:tcW w:w="1781" w:type="dxa"/>
            <w:tcBorders>
              <w:top w:val="single" w:sz="12" w:space="0" w:color="auto"/>
              <w:bottom w:val="single" w:sz="8" w:space="0" w:color="auto"/>
            </w:tcBorders>
            <w:shd w:val="clear" w:color="auto" w:fill="auto"/>
            <w:noWrap/>
            <w:hideMark/>
          </w:tcPr>
          <w:p w:rsidR="0080017B" w:rsidRPr="00262383" w:rsidRDefault="0080017B" w:rsidP="00DE7871">
            <w:pPr>
              <w:ind w:firstLine="480"/>
            </w:pPr>
            <w:r w:rsidRPr="00262383">
              <w:rPr>
                <w:rFonts w:hint="eastAsia"/>
              </w:rPr>
              <w:t>心血管病</w:t>
            </w:r>
          </w:p>
        </w:tc>
        <w:tc>
          <w:tcPr>
            <w:tcW w:w="1575" w:type="dxa"/>
            <w:tcBorders>
              <w:top w:val="single" w:sz="12" w:space="0" w:color="auto"/>
              <w:bottom w:val="single" w:sz="8" w:space="0" w:color="auto"/>
            </w:tcBorders>
            <w:shd w:val="clear" w:color="auto" w:fill="auto"/>
            <w:noWrap/>
            <w:hideMark/>
          </w:tcPr>
          <w:p w:rsidR="0080017B" w:rsidRPr="00262383" w:rsidRDefault="0080017B" w:rsidP="00DE7871">
            <w:pPr>
              <w:ind w:firstLine="480"/>
            </w:pPr>
            <w:r w:rsidRPr="00262383">
              <w:rPr>
                <w:rFonts w:hint="eastAsia"/>
              </w:rPr>
              <w:t>患者数目</w:t>
            </w:r>
          </w:p>
        </w:tc>
      </w:tr>
      <w:tr w:rsidR="0080017B" w:rsidRPr="0039794B" w:rsidTr="00DE7871">
        <w:trPr>
          <w:trHeight w:val="270"/>
          <w:jc w:val="center"/>
        </w:trPr>
        <w:tc>
          <w:tcPr>
            <w:tcW w:w="1781" w:type="dxa"/>
            <w:tcBorders>
              <w:top w:val="single" w:sz="8" w:space="0" w:color="auto"/>
            </w:tcBorders>
            <w:shd w:val="clear" w:color="auto" w:fill="auto"/>
            <w:noWrap/>
            <w:hideMark/>
          </w:tcPr>
          <w:p w:rsidR="0080017B" w:rsidRPr="00262383" w:rsidRDefault="0080017B" w:rsidP="00DE7871">
            <w:pPr>
              <w:ind w:firstLine="480"/>
            </w:pPr>
            <w:r w:rsidRPr="00262383">
              <w:rPr>
                <w:rFonts w:hint="eastAsia"/>
              </w:rPr>
              <w:t>脑卒中</w:t>
            </w:r>
          </w:p>
        </w:tc>
        <w:tc>
          <w:tcPr>
            <w:tcW w:w="1575" w:type="dxa"/>
            <w:tcBorders>
              <w:top w:val="single" w:sz="8" w:space="0" w:color="auto"/>
            </w:tcBorders>
            <w:shd w:val="clear" w:color="auto" w:fill="auto"/>
            <w:noWrap/>
            <w:hideMark/>
          </w:tcPr>
          <w:p w:rsidR="0080017B" w:rsidRPr="00262383" w:rsidRDefault="0080017B" w:rsidP="00DE7871">
            <w:pPr>
              <w:ind w:firstLine="480"/>
            </w:pPr>
            <w:r w:rsidRPr="00262383">
              <w:rPr>
                <w:rFonts w:hint="eastAsia"/>
              </w:rPr>
              <w:t>7809</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心衰</w:t>
            </w:r>
          </w:p>
        </w:tc>
        <w:tc>
          <w:tcPr>
            <w:tcW w:w="1575" w:type="dxa"/>
            <w:shd w:val="clear" w:color="auto" w:fill="auto"/>
            <w:noWrap/>
            <w:hideMark/>
          </w:tcPr>
          <w:p w:rsidR="0080017B" w:rsidRPr="00262383" w:rsidRDefault="0080017B" w:rsidP="00DE7871">
            <w:pPr>
              <w:ind w:firstLine="480"/>
            </w:pPr>
            <w:r w:rsidRPr="00262383">
              <w:rPr>
                <w:rFonts w:hint="eastAsia"/>
              </w:rPr>
              <w:t>1079</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心梗</w:t>
            </w:r>
          </w:p>
        </w:tc>
        <w:tc>
          <w:tcPr>
            <w:tcW w:w="1575" w:type="dxa"/>
            <w:shd w:val="clear" w:color="auto" w:fill="auto"/>
            <w:noWrap/>
            <w:hideMark/>
          </w:tcPr>
          <w:p w:rsidR="0080017B" w:rsidRPr="00262383" w:rsidRDefault="0080017B" w:rsidP="00DE7871">
            <w:pPr>
              <w:ind w:firstLine="480"/>
            </w:pPr>
            <w:r w:rsidRPr="00262383">
              <w:rPr>
                <w:rFonts w:hint="eastAsia"/>
              </w:rPr>
              <w:t>1030</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肾衰</w:t>
            </w:r>
          </w:p>
        </w:tc>
        <w:tc>
          <w:tcPr>
            <w:tcW w:w="1575" w:type="dxa"/>
            <w:shd w:val="clear" w:color="auto" w:fill="auto"/>
            <w:noWrap/>
            <w:hideMark/>
          </w:tcPr>
          <w:p w:rsidR="0080017B" w:rsidRPr="00262383" w:rsidRDefault="0080017B" w:rsidP="00DE7871">
            <w:pPr>
              <w:ind w:firstLine="480"/>
            </w:pPr>
            <w:r w:rsidRPr="00262383">
              <w:rPr>
                <w:rFonts w:hint="eastAsia"/>
              </w:rPr>
              <w:t>1168</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lastRenderedPageBreak/>
              <w:t>心肌缺血</w:t>
            </w:r>
          </w:p>
        </w:tc>
        <w:tc>
          <w:tcPr>
            <w:tcW w:w="1575" w:type="dxa"/>
            <w:shd w:val="clear" w:color="auto" w:fill="auto"/>
            <w:noWrap/>
            <w:hideMark/>
          </w:tcPr>
          <w:p w:rsidR="0080017B" w:rsidRPr="00262383" w:rsidRDefault="0080017B" w:rsidP="00DE7871">
            <w:pPr>
              <w:ind w:firstLine="480"/>
            </w:pPr>
            <w:r w:rsidRPr="00262383">
              <w:rPr>
                <w:rFonts w:hint="eastAsia"/>
              </w:rPr>
              <w:t>1137</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心脏功能病变</w:t>
            </w:r>
          </w:p>
        </w:tc>
        <w:tc>
          <w:tcPr>
            <w:tcW w:w="1575" w:type="dxa"/>
            <w:shd w:val="clear" w:color="auto" w:fill="auto"/>
            <w:noWrap/>
            <w:hideMark/>
          </w:tcPr>
          <w:p w:rsidR="0080017B" w:rsidRPr="00262383" w:rsidRDefault="0080017B" w:rsidP="00DE7871">
            <w:pPr>
              <w:ind w:firstLine="480"/>
            </w:pPr>
            <w:r w:rsidRPr="00262383">
              <w:rPr>
                <w:rFonts w:hint="eastAsia"/>
              </w:rPr>
              <w:t>3062</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冠心病</w:t>
            </w:r>
          </w:p>
        </w:tc>
        <w:tc>
          <w:tcPr>
            <w:tcW w:w="1575" w:type="dxa"/>
            <w:shd w:val="clear" w:color="auto" w:fill="auto"/>
            <w:noWrap/>
            <w:hideMark/>
          </w:tcPr>
          <w:p w:rsidR="0080017B" w:rsidRPr="00262383" w:rsidRDefault="0080017B" w:rsidP="00DE7871">
            <w:pPr>
              <w:ind w:firstLine="480"/>
            </w:pPr>
            <w:r w:rsidRPr="00262383">
              <w:rPr>
                <w:rFonts w:hint="eastAsia"/>
              </w:rPr>
              <w:t>16761</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高血压</w:t>
            </w:r>
          </w:p>
        </w:tc>
        <w:tc>
          <w:tcPr>
            <w:tcW w:w="1575" w:type="dxa"/>
            <w:shd w:val="clear" w:color="auto" w:fill="auto"/>
            <w:noWrap/>
            <w:hideMark/>
          </w:tcPr>
          <w:p w:rsidR="0080017B" w:rsidRPr="00262383" w:rsidRDefault="0080017B" w:rsidP="00DE7871">
            <w:pPr>
              <w:ind w:firstLine="480"/>
            </w:pPr>
            <w:r w:rsidRPr="00262383">
              <w:rPr>
                <w:rFonts w:hint="eastAsia"/>
              </w:rPr>
              <w:t>123019</w:t>
            </w:r>
          </w:p>
        </w:tc>
      </w:tr>
      <w:tr w:rsidR="0080017B" w:rsidRPr="0039794B" w:rsidTr="00DE7871">
        <w:trPr>
          <w:trHeight w:val="270"/>
          <w:jc w:val="center"/>
        </w:trPr>
        <w:tc>
          <w:tcPr>
            <w:tcW w:w="1781" w:type="dxa"/>
            <w:tcBorders>
              <w:bottom w:val="single" w:sz="12" w:space="0" w:color="auto"/>
            </w:tcBorders>
            <w:shd w:val="clear" w:color="auto" w:fill="auto"/>
            <w:noWrap/>
            <w:hideMark/>
          </w:tcPr>
          <w:p w:rsidR="0080017B" w:rsidRPr="00262383" w:rsidRDefault="0080017B" w:rsidP="00DE7871">
            <w:pPr>
              <w:ind w:firstLine="480"/>
            </w:pPr>
            <w:r w:rsidRPr="00262383">
              <w:rPr>
                <w:rFonts w:hint="eastAsia"/>
              </w:rPr>
              <w:t>糖尿病</w:t>
            </w:r>
          </w:p>
        </w:tc>
        <w:tc>
          <w:tcPr>
            <w:tcW w:w="1575" w:type="dxa"/>
            <w:tcBorders>
              <w:bottom w:val="single" w:sz="12" w:space="0" w:color="auto"/>
            </w:tcBorders>
            <w:shd w:val="clear" w:color="auto" w:fill="auto"/>
            <w:noWrap/>
            <w:hideMark/>
          </w:tcPr>
          <w:p w:rsidR="0080017B" w:rsidRPr="00262383" w:rsidRDefault="0080017B" w:rsidP="00DE7871">
            <w:pPr>
              <w:ind w:firstLine="480"/>
            </w:pPr>
            <w:r w:rsidRPr="00262383">
              <w:rPr>
                <w:rFonts w:hint="eastAsia"/>
              </w:rPr>
              <w:t>65798</w:t>
            </w:r>
          </w:p>
        </w:tc>
      </w:tr>
    </w:tbl>
    <w:p w:rsidR="0080017B" w:rsidRDefault="0080017B" w:rsidP="0080017B">
      <w:pPr>
        <w:ind w:firstLine="480"/>
        <w:jc w:val="left"/>
      </w:pPr>
    </w:p>
    <w:p w:rsidR="0080017B" w:rsidRDefault="0080017B" w:rsidP="0080017B">
      <w:pPr>
        <w:pStyle w:val="3"/>
      </w:pPr>
      <w:bookmarkStart w:id="308" w:name="_Toc511730083"/>
      <w:bookmarkStart w:id="309" w:name="_Toc511756916"/>
      <w:r w:rsidRPr="0080017B">
        <w:rPr>
          <w:rFonts w:hint="eastAsia"/>
        </w:rPr>
        <w:t>数据采集实现</w:t>
      </w:r>
      <w:bookmarkEnd w:id="308"/>
      <w:bookmarkEnd w:id="309"/>
    </w:p>
    <w:p w:rsidR="0080017B" w:rsidRDefault="0080017B" w:rsidP="0080017B">
      <w:pPr>
        <w:numPr>
          <w:ilvl w:val="0"/>
          <w:numId w:val="24"/>
        </w:numPr>
        <w:ind w:firstLineChars="0"/>
      </w:pPr>
      <w:r w:rsidRPr="0080017B">
        <w:tab/>
      </w:r>
      <w:r w:rsidRPr="0080017B">
        <w:rPr>
          <w:rFonts w:hint="eastAsia"/>
        </w:rPr>
        <w:t>数据采集平台</w:t>
      </w:r>
    </w:p>
    <w:p w:rsidR="0080017B" w:rsidRDefault="0080017B" w:rsidP="0080017B">
      <w:pPr>
        <w:ind w:firstLine="480"/>
      </w:pPr>
      <w:commentRangeStart w:id="310"/>
      <w:r>
        <w:rPr>
          <w:rFonts w:hint="eastAsia"/>
        </w:rPr>
        <w:t>原始数据</w:t>
      </w:r>
      <w:commentRangeEnd w:id="310"/>
      <w:r w:rsidR="00FE5A85">
        <w:rPr>
          <w:rStyle w:val="af8"/>
        </w:rPr>
        <w:commentReference w:id="310"/>
      </w:r>
      <w:r>
        <w:rPr>
          <w:rFonts w:hint="eastAsia"/>
        </w:rPr>
        <w:t>由于数据量大且极不规则等特性，通过结构化组织存储在</w:t>
      </w:r>
      <w:r>
        <w:rPr>
          <w:rFonts w:hint="eastAsia"/>
        </w:rPr>
        <w:t>Oracle</w:t>
      </w:r>
      <w:r>
        <w:rPr>
          <w:rFonts w:hint="eastAsia"/>
        </w:rPr>
        <w:t>数据库中，包括个人信息表、高血压相关表、糖尿病相关表等，如表</w:t>
      </w:r>
      <w:r>
        <w:rPr>
          <w:rFonts w:hint="eastAsia"/>
        </w:rPr>
        <w:t>3-1</w:t>
      </w:r>
      <w:r>
        <w:rPr>
          <w:rFonts w:hint="eastAsia"/>
        </w:rPr>
        <w:t>所示</w:t>
      </w:r>
      <w:del w:id="311" w:author="weihy2018" w:date="2018-04-19T10:09:00Z">
        <w:r w:rsidDel="00FE5A85">
          <w:rPr>
            <w:rFonts w:hint="eastAsia"/>
          </w:rPr>
          <w:delText>，这些表</w:delText>
        </w:r>
      </w:del>
      <w:ins w:id="312" w:author="weihy2018" w:date="2018-04-19T10:09:00Z">
        <w:r w:rsidR="00FE5A85">
          <w:rPr>
            <w:rFonts w:hint="eastAsia"/>
          </w:rPr>
          <w:t>的</w:t>
        </w:r>
      </w:ins>
      <w:r>
        <w:rPr>
          <w:rFonts w:hint="eastAsia"/>
        </w:rPr>
        <w:t>存储的数据量都在几十万以上，不论是表关联还是数据统计，数据量更大，在计算量、计算速度上难度很大。</w:t>
      </w:r>
    </w:p>
    <w:p w:rsidR="0080017B" w:rsidRDefault="0080017B" w:rsidP="0080017B">
      <w:pPr>
        <w:ind w:firstLine="480"/>
      </w:pPr>
      <w:r>
        <w:rPr>
          <w:rFonts w:hint="eastAsia"/>
        </w:rPr>
        <w:t>为此，利用现在成熟的大数据存储处理平台</w:t>
      </w:r>
      <w:r>
        <w:rPr>
          <w:rFonts w:hint="eastAsia"/>
        </w:rPr>
        <w:t>hdfs</w:t>
      </w:r>
      <w:r>
        <w:rPr>
          <w:rFonts w:hint="eastAsia"/>
        </w:rPr>
        <w:t>、</w:t>
      </w:r>
      <w:r>
        <w:rPr>
          <w:rFonts w:hint="eastAsia"/>
        </w:rPr>
        <w:t>spark</w:t>
      </w:r>
      <w:r>
        <w:rPr>
          <w:rFonts w:hint="eastAsia"/>
        </w:rPr>
        <w:t>技术进行处理</w:t>
      </w:r>
      <w:ins w:id="313" w:author="weihy2018" w:date="2018-04-19T10:10:00Z">
        <w:r w:rsidR="00FE5A85">
          <w:rPr>
            <w:rFonts w:hint="eastAsia"/>
          </w:rPr>
          <w:t>？？？</w:t>
        </w:r>
      </w:ins>
      <w:r>
        <w:rPr>
          <w:rFonts w:hint="eastAsia"/>
        </w:rPr>
        <w:t>。</w:t>
      </w:r>
      <w:r>
        <w:rPr>
          <w:rFonts w:hint="eastAsia"/>
        </w:rPr>
        <w:t>Hdfs</w:t>
      </w:r>
      <w:r>
        <w:rPr>
          <w:rFonts w:hint="eastAsia"/>
        </w:rPr>
        <w:t>技术作为分布式大数据存储架构，具有高可靠性。</w:t>
      </w:r>
      <w:r>
        <w:rPr>
          <w:rFonts w:hint="eastAsia"/>
        </w:rPr>
        <w:t>Spark</w:t>
      </w:r>
      <w:r>
        <w:rPr>
          <w:rFonts w:hint="eastAsia"/>
        </w:rPr>
        <w:t>是适用于大数据的高可靠性、高性能分布式并行计算框架，支持内存技术、多迭代批量处理、流计算和图计算等多种范式，</w:t>
      </w:r>
      <w:r>
        <w:rPr>
          <w:rFonts w:hint="eastAsia"/>
        </w:rPr>
        <w:t xml:space="preserve">Spark </w:t>
      </w:r>
      <w:r>
        <w:rPr>
          <w:rFonts w:hint="eastAsia"/>
        </w:rPr>
        <w:t>内存计算框架适合迭代式算法和交互式数据分析，能够提升大数据处理的实时性和准确性。本次数据处理以</w:t>
      </w:r>
      <w:r>
        <w:rPr>
          <w:rFonts w:hint="eastAsia"/>
        </w:rPr>
        <w:t>hdfs</w:t>
      </w:r>
      <w:r>
        <w:rPr>
          <w:rFonts w:hint="eastAsia"/>
        </w:rPr>
        <w:t>为后台存储原始数据的地方，</w:t>
      </w:r>
      <w:r>
        <w:rPr>
          <w:rFonts w:hint="eastAsia"/>
        </w:rPr>
        <w:t>spark</w:t>
      </w:r>
      <w:r>
        <w:rPr>
          <w:rFonts w:hint="eastAsia"/>
        </w:rPr>
        <w:t>则作为计算平台，从</w:t>
      </w:r>
      <w:r>
        <w:rPr>
          <w:rFonts w:hint="eastAsia"/>
        </w:rPr>
        <w:t>hdfs</w:t>
      </w:r>
      <w:r>
        <w:rPr>
          <w:rFonts w:hint="eastAsia"/>
        </w:rPr>
        <w:t>中读取数据并进行相关计算，数据采集处理的平台架构如图</w:t>
      </w:r>
      <w:r>
        <w:rPr>
          <w:rFonts w:hint="eastAsia"/>
        </w:rPr>
        <w:t>3-2</w:t>
      </w:r>
      <w:r>
        <w:rPr>
          <w:rFonts w:hint="eastAsia"/>
        </w:rPr>
        <w:t>所示。</w:t>
      </w:r>
    </w:p>
    <w:p w:rsidR="0080017B" w:rsidRDefault="001825D4" w:rsidP="0080017B">
      <w:pPr>
        <w:spacing w:beforeLines="50" w:before="120"/>
        <w:ind w:firstLine="480"/>
        <w:rPr>
          <w:noProof/>
        </w:rPr>
      </w:pPr>
      <w:r>
        <w:rPr>
          <w:noProof/>
        </w:rPr>
        <w:pict>
          <v:shape id="图片 54" o:spid="_x0000_i1105" type="#_x0000_t75" style="width:416.1pt;height:184.2pt;visibility:visible;mso-wrap-style:square">
            <v:imagedata r:id="rId97" o:title=""/>
          </v:shape>
        </w:pict>
      </w:r>
    </w:p>
    <w:p w:rsidR="0080017B" w:rsidRDefault="0080017B" w:rsidP="0080017B">
      <w:pPr>
        <w:spacing w:afterLines="50" w:after="120"/>
        <w:ind w:firstLineChars="0" w:firstLine="0"/>
        <w:jc w:val="center"/>
      </w:pPr>
      <w:r w:rsidRPr="0080017B">
        <w:rPr>
          <w:rFonts w:hint="eastAsia"/>
        </w:rPr>
        <w:t>图</w:t>
      </w:r>
      <w:r w:rsidRPr="0080017B">
        <w:rPr>
          <w:rFonts w:hint="eastAsia"/>
        </w:rPr>
        <w:t xml:space="preserve">3-2  </w:t>
      </w:r>
      <w:r w:rsidRPr="0080017B">
        <w:rPr>
          <w:rFonts w:hint="eastAsia"/>
        </w:rPr>
        <w:t>数据采集处理平台</w:t>
      </w:r>
    </w:p>
    <w:p w:rsidR="0080017B" w:rsidRDefault="0080017B" w:rsidP="0080017B">
      <w:pPr>
        <w:ind w:firstLine="480"/>
        <w:jc w:val="left"/>
      </w:pPr>
      <w:r>
        <w:rPr>
          <w:rFonts w:hint="eastAsia"/>
        </w:rPr>
        <w:t>本次分布式处理平台中，</w:t>
      </w:r>
      <w:r>
        <w:rPr>
          <w:rFonts w:hint="eastAsia"/>
        </w:rPr>
        <w:t>spark</w:t>
      </w:r>
      <w:r>
        <w:rPr>
          <w:rFonts w:hint="eastAsia"/>
        </w:rPr>
        <w:t>集群配有</w:t>
      </w:r>
      <w:commentRangeStart w:id="314"/>
      <w:r>
        <w:rPr>
          <w:rFonts w:hint="eastAsia"/>
        </w:rPr>
        <w:t>13</w:t>
      </w:r>
      <w:r>
        <w:rPr>
          <w:rFonts w:hint="eastAsia"/>
        </w:rPr>
        <w:t>台机器</w:t>
      </w:r>
      <w:commentRangeEnd w:id="314"/>
      <w:r w:rsidR="000B7761">
        <w:rPr>
          <w:rStyle w:val="af8"/>
        </w:rPr>
        <w:commentReference w:id="314"/>
      </w:r>
      <w:r>
        <w:rPr>
          <w:rFonts w:hint="eastAsia"/>
        </w:rPr>
        <w:t>，一个作为主节点，</w:t>
      </w:r>
      <w:r>
        <w:rPr>
          <w:rFonts w:hint="eastAsia"/>
        </w:rPr>
        <w:t>4</w:t>
      </w:r>
      <w:r>
        <w:rPr>
          <w:rFonts w:hint="eastAsia"/>
        </w:rPr>
        <w:t>核</w:t>
      </w:r>
      <w:r>
        <w:rPr>
          <w:rFonts w:hint="eastAsia"/>
        </w:rPr>
        <w:t>16GB</w:t>
      </w:r>
      <w:r>
        <w:rPr>
          <w:rFonts w:hint="eastAsia"/>
        </w:rPr>
        <w:t>内存，</w:t>
      </w:r>
      <w:r>
        <w:rPr>
          <w:rFonts w:hint="eastAsia"/>
        </w:rPr>
        <w:t>500GB</w:t>
      </w:r>
      <w:r>
        <w:rPr>
          <w:rFonts w:hint="eastAsia"/>
        </w:rPr>
        <w:t>磁盘，其他作为计算节点，</w:t>
      </w:r>
      <w:r>
        <w:rPr>
          <w:rFonts w:hint="eastAsia"/>
        </w:rPr>
        <w:t>8</w:t>
      </w:r>
      <w:r>
        <w:rPr>
          <w:rFonts w:hint="eastAsia"/>
        </w:rPr>
        <w:t>核</w:t>
      </w:r>
      <w:r>
        <w:rPr>
          <w:rFonts w:hint="eastAsia"/>
        </w:rPr>
        <w:t>12GB</w:t>
      </w:r>
      <w:r>
        <w:rPr>
          <w:rFonts w:hint="eastAsia"/>
        </w:rPr>
        <w:t>内存，</w:t>
      </w:r>
      <w:r>
        <w:rPr>
          <w:rFonts w:hint="eastAsia"/>
        </w:rPr>
        <w:t>500GB</w:t>
      </w:r>
      <w:r>
        <w:rPr>
          <w:rFonts w:hint="eastAsia"/>
        </w:rPr>
        <w:t>磁盘。</w:t>
      </w:r>
    </w:p>
    <w:p w:rsidR="0080017B" w:rsidRDefault="0080017B" w:rsidP="0080017B">
      <w:pPr>
        <w:ind w:firstLine="480"/>
        <w:jc w:val="left"/>
      </w:pPr>
      <w:r>
        <w:rPr>
          <w:rFonts w:hint="eastAsia"/>
        </w:rPr>
        <w:t>本次数据采集过程将原始数据从</w:t>
      </w:r>
      <w:r>
        <w:rPr>
          <w:rFonts w:hint="eastAsia"/>
        </w:rPr>
        <w:t xml:space="preserve">Oracle </w:t>
      </w:r>
      <w:r>
        <w:rPr>
          <w:rFonts w:hint="eastAsia"/>
        </w:rPr>
        <w:t>导出并加载到</w:t>
      </w:r>
      <w:r>
        <w:rPr>
          <w:rFonts w:hint="eastAsia"/>
        </w:rPr>
        <w:t>hdfs</w:t>
      </w:r>
      <w:r>
        <w:rPr>
          <w:rFonts w:hint="eastAsia"/>
        </w:rPr>
        <w:t>中存储，利用医学知识、</w:t>
      </w:r>
      <w:r>
        <w:rPr>
          <w:rFonts w:hint="eastAsia"/>
        </w:rPr>
        <w:t>spark</w:t>
      </w:r>
      <w:r>
        <w:rPr>
          <w:rFonts w:hint="eastAsia"/>
        </w:rPr>
        <w:t>平台、</w:t>
      </w:r>
      <w:r>
        <w:rPr>
          <w:rFonts w:hint="eastAsia"/>
        </w:rPr>
        <w:t>Java</w:t>
      </w:r>
      <w:r>
        <w:rPr>
          <w:rFonts w:hint="eastAsia"/>
        </w:rPr>
        <w:t>语言，提取例如脑卒中、心衰等属于终极心血管病的数据，再通过统</w:t>
      </w:r>
      <w:r>
        <w:rPr>
          <w:rFonts w:hint="eastAsia"/>
        </w:rPr>
        <w:lastRenderedPageBreak/>
        <w:t>计这些数据以及分布，确定要研究的对象，即用于多标签分类的各个目标标签。</w:t>
      </w:r>
    </w:p>
    <w:p w:rsidR="0080017B" w:rsidRDefault="0080017B" w:rsidP="0080017B">
      <w:pPr>
        <w:numPr>
          <w:ilvl w:val="0"/>
          <w:numId w:val="24"/>
        </w:numPr>
        <w:ind w:firstLineChars="0"/>
      </w:pPr>
      <w:r w:rsidRPr="0080017B">
        <w:rPr>
          <w:rFonts w:hint="eastAsia"/>
        </w:rPr>
        <w:t>数据采集过程</w:t>
      </w:r>
    </w:p>
    <w:p w:rsidR="0080017B" w:rsidRDefault="0080017B" w:rsidP="0080017B">
      <w:pPr>
        <w:ind w:firstLine="480"/>
      </w:pPr>
      <w:r w:rsidRPr="0080017B">
        <w:rPr>
          <w:rFonts w:hint="eastAsia"/>
        </w:rPr>
        <w:t>首先关联个人信息表、高血压表、糖尿病表，初步获得患者的所有患病信息，然后根据医学定义读取图</w:t>
      </w:r>
      <w:r w:rsidRPr="0080017B">
        <w:rPr>
          <w:rFonts w:hint="eastAsia"/>
        </w:rPr>
        <w:t>3-3</w:t>
      </w:r>
      <w:r w:rsidRPr="0080017B">
        <w:rPr>
          <w:rFonts w:hint="eastAsia"/>
        </w:rPr>
        <w:t>各文件的</w:t>
      </w:r>
      <w:r w:rsidRPr="0080017B">
        <w:rPr>
          <w:rFonts w:hint="eastAsia"/>
        </w:rPr>
        <w:t>ICD</w:t>
      </w:r>
      <w:r w:rsidRPr="0080017B">
        <w:rPr>
          <w:rFonts w:hint="eastAsia"/>
        </w:rPr>
        <w:t>码统计各心血管疾病数据量</w:t>
      </w:r>
      <w:ins w:id="315" w:author="weihy2018" w:date="2018-04-19T10:12:00Z">
        <w:r w:rsidR="000B7761">
          <w:rPr>
            <w:rFonts w:hint="eastAsia"/>
          </w:rPr>
          <w:t>，</w:t>
        </w:r>
      </w:ins>
      <w:r w:rsidRPr="0080017B">
        <w:rPr>
          <w:rFonts w:hint="eastAsia"/>
        </w:rPr>
        <w:t>结果如图</w:t>
      </w:r>
      <w:r w:rsidRPr="0080017B">
        <w:rPr>
          <w:rFonts w:hint="eastAsia"/>
        </w:rPr>
        <w:t>3-4</w:t>
      </w:r>
      <w:r w:rsidRPr="0080017B">
        <w:rPr>
          <w:rFonts w:hint="eastAsia"/>
        </w:rPr>
        <w:t>，通过分析，决定了最终的</w:t>
      </w:r>
      <w:commentRangeStart w:id="316"/>
      <w:r w:rsidRPr="0080017B">
        <w:rPr>
          <w:rFonts w:hint="eastAsia"/>
        </w:rPr>
        <w:t>目标标签</w:t>
      </w:r>
      <w:commentRangeEnd w:id="316"/>
      <w:r w:rsidR="000B7761">
        <w:rPr>
          <w:rStyle w:val="af8"/>
        </w:rPr>
        <w:commentReference w:id="316"/>
      </w:r>
      <w:r w:rsidRPr="0080017B">
        <w:rPr>
          <w:rFonts w:hint="eastAsia"/>
        </w:rPr>
        <w:t>如表</w:t>
      </w:r>
      <w:r w:rsidRPr="0080017B">
        <w:rPr>
          <w:rFonts w:hint="eastAsia"/>
        </w:rPr>
        <w:t>3-4</w:t>
      </w:r>
      <w:r w:rsidRPr="0080017B">
        <w:rPr>
          <w:rFonts w:hint="eastAsia"/>
        </w:rPr>
        <w:t>，并合并目标标签的各</w:t>
      </w:r>
      <w:r w:rsidRPr="0080017B">
        <w:rPr>
          <w:rFonts w:hint="eastAsia"/>
        </w:rPr>
        <w:t>ICD</w:t>
      </w:r>
      <w:r w:rsidRPr="0080017B">
        <w:rPr>
          <w:rFonts w:hint="eastAsia"/>
        </w:rPr>
        <w:t>码作为一大类疾病的结果值，认为只要子</w:t>
      </w:r>
      <w:r w:rsidRPr="0080017B">
        <w:rPr>
          <w:rFonts w:hint="eastAsia"/>
        </w:rPr>
        <w:t>ICD</w:t>
      </w:r>
      <w:r w:rsidRPr="0080017B">
        <w:rPr>
          <w:rFonts w:hint="eastAsia"/>
        </w:rPr>
        <w:t>中出现该病就认为患者患有该标签代表的心血管疾病。核心代码如图</w:t>
      </w:r>
      <w:r w:rsidRPr="0080017B">
        <w:rPr>
          <w:rFonts w:hint="eastAsia"/>
        </w:rPr>
        <w:t>3-5</w:t>
      </w:r>
      <w:r w:rsidRPr="0080017B">
        <w:rPr>
          <w:rFonts w:hint="eastAsia"/>
        </w:rPr>
        <w:t>，展示了关联表过程和提取</w:t>
      </w:r>
      <w:r w:rsidRPr="0080017B">
        <w:rPr>
          <w:rFonts w:hint="eastAsia"/>
        </w:rPr>
        <w:t>ICD</w:t>
      </w:r>
      <w:r w:rsidRPr="0080017B">
        <w:rPr>
          <w:rFonts w:hint="eastAsia"/>
        </w:rPr>
        <w:t>码对应的目标疾病人群。</w:t>
      </w:r>
    </w:p>
    <w:p w:rsidR="0080017B" w:rsidRDefault="001825D4" w:rsidP="0080017B">
      <w:pPr>
        <w:ind w:firstLine="482"/>
        <w:jc w:val="left"/>
        <w:rPr>
          <w:b/>
          <w:noProof/>
        </w:rPr>
      </w:pPr>
      <w:r>
        <w:rPr>
          <w:b/>
          <w:noProof/>
        </w:rPr>
        <w:pict>
          <v:shape id="图片 56" o:spid="_x0000_i1106" type="#_x0000_t75" style="width:339.9pt;height:269.6pt;visibility:visible;mso-wrap-style:square">
            <v:imagedata r:id="rId98" o:title=""/>
          </v:shape>
        </w:pict>
      </w:r>
    </w:p>
    <w:p w:rsidR="0080017B" w:rsidRDefault="0080017B" w:rsidP="0080017B">
      <w:pPr>
        <w:ind w:firstLine="480"/>
        <w:jc w:val="center"/>
      </w:pPr>
      <w:r w:rsidRPr="0080017B">
        <w:rPr>
          <w:rFonts w:hint="eastAsia"/>
        </w:rPr>
        <w:t>图</w:t>
      </w:r>
      <w:r w:rsidRPr="0080017B">
        <w:rPr>
          <w:rFonts w:hint="eastAsia"/>
        </w:rPr>
        <w:t xml:space="preserve">3-3 </w:t>
      </w:r>
      <w:r w:rsidRPr="0080017B">
        <w:rPr>
          <w:rFonts w:hint="eastAsia"/>
        </w:rPr>
        <w:t>各心血管疾病统计</w:t>
      </w:r>
    </w:p>
    <w:p w:rsidR="0080017B" w:rsidRDefault="001825D4" w:rsidP="0080017B">
      <w:pPr>
        <w:ind w:firstLine="480"/>
        <w:jc w:val="left"/>
      </w:pPr>
      <w:r>
        <w:rPr>
          <w:noProof/>
        </w:rPr>
        <w:pict>
          <v:shape id="_x0000_i1107" type="#_x0000_t75" style="width:388.45pt;height:256.2pt;visibility:visible;mso-wrap-style:square">
            <v:imagedata r:id="rId99" o:title=""/>
          </v:shape>
        </w:pict>
      </w:r>
    </w:p>
    <w:p w:rsidR="0080017B" w:rsidRDefault="0080017B" w:rsidP="0080017B">
      <w:pPr>
        <w:ind w:firstLine="480"/>
        <w:jc w:val="center"/>
      </w:pPr>
      <w:r w:rsidRPr="0080017B">
        <w:rPr>
          <w:rFonts w:hint="eastAsia"/>
        </w:rPr>
        <w:lastRenderedPageBreak/>
        <w:t>图</w:t>
      </w:r>
      <w:r w:rsidRPr="0080017B">
        <w:rPr>
          <w:rFonts w:hint="eastAsia"/>
        </w:rPr>
        <w:t xml:space="preserve">3-4 </w:t>
      </w:r>
      <w:r w:rsidRPr="0080017B">
        <w:rPr>
          <w:rFonts w:hint="eastAsia"/>
        </w:rPr>
        <w:t>统计各心血管疾病数据量</w:t>
      </w:r>
    </w:p>
    <w:p w:rsidR="0080017B" w:rsidRDefault="001825D4" w:rsidP="0080017B">
      <w:pPr>
        <w:ind w:firstLine="480"/>
        <w:jc w:val="left"/>
      </w:pPr>
      <w:r>
        <w:rPr>
          <w:noProof/>
        </w:rPr>
        <w:pict>
          <v:shape id="图片 58" o:spid="_x0000_i1108" type="#_x0000_t75" style="width:415.25pt;height:291.35pt;visibility:visible;mso-wrap-style:square">
            <v:imagedata r:id="rId100" o:title=""/>
          </v:shape>
        </w:pict>
      </w:r>
    </w:p>
    <w:p w:rsidR="0080017B" w:rsidRDefault="0054534C" w:rsidP="0054534C">
      <w:pPr>
        <w:ind w:firstLine="480"/>
        <w:jc w:val="center"/>
      </w:pPr>
      <w:r w:rsidRPr="0054534C">
        <w:rPr>
          <w:rFonts w:hint="eastAsia"/>
        </w:rPr>
        <w:t>图</w:t>
      </w:r>
      <w:r w:rsidRPr="0054534C">
        <w:rPr>
          <w:rFonts w:hint="eastAsia"/>
        </w:rPr>
        <w:t>3-5</w:t>
      </w:r>
      <w:r w:rsidRPr="0054534C">
        <w:rPr>
          <w:rFonts w:hint="eastAsia"/>
        </w:rPr>
        <w:t>数据采集核心代码</w:t>
      </w:r>
    </w:p>
    <w:p w:rsidR="0054534C" w:rsidRPr="008F3C69" w:rsidRDefault="0054534C" w:rsidP="0054534C">
      <w:pPr>
        <w:pStyle w:val="2"/>
      </w:pPr>
      <w:bookmarkStart w:id="317" w:name="_Toc511730084"/>
      <w:bookmarkStart w:id="318" w:name="_Toc511756917"/>
      <w:commentRangeStart w:id="319"/>
      <w:r w:rsidRPr="0054534C">
        <w:rPr>
          <w:rFonts w:hint="eastAsia"/>
        </w:rPr>
        <w:t>患病记录数据</w:t>
      </w:r>
      <w:commentRangeEnd w:id="319"/>
      <w:r w:rsidR="00B62D70">
        <w:rPr>
          <w:rStyle w:val="af8"/>
          <w:snapToGrid/>
          <w:kern w:val="2"/>
        </w:rPr>
        <w:commentReference w:id="319"/>
      </w:r>
      <w:r w:rsidRPr="0054534C">
        <w:rPr>
          <w:rFonts w:hint="eastAsia"/>
        </w:rPr>
        <w:t>预处理</w:t>
      </w:r>
      <w:bookmarkEnd w:id="317"/>
      <w:bookmarkEnd w:id="318"/>
    </w:p>
    <w:p w:rsidR="0054534C" w:rsidRDefault="0054534C" w:rsidP="0054534C">
      <w:pPr>
        <w:pStyle w:val="3"/>
      </w:pPr>
      <w:bookmarkStart w:id="320" w:name="_Toc511730085"/>
      <w:bookmarkStart w:id="321" w:name="_Toc511756918"/>
      <w:r w:rsidRPr="0054534C">
        <w:rPr>
          <w:rFonts w:hint="eastAsia"/>
        </w:rPr>
        <w:t>数据清洗与</w:t>
      </w:r>
      <w:commentRangeStart w:id="322"/>
      <w:r w:rsidRPr="0054534C">
        <w:rPr>
          <w:rFonts w:hint="eastAsia"/>
        </w:rPr>
        <w:t>有效数据</w:t>
      </w:r>
      <w:commentRangeEnd w:id="322"/>
      <w:r w:rsidR="00B62D70">
        <w:rPr>
          <w:rStyle w:val="af8"/>
          <w:bCs w:val="0"/>
          <w:snapToGrid/>
          <w:kern w:val="2"/>
        </w:rPr>
        <w:commentReference w:id="322"/>
      </w:r>
      <w:r w:rsidRPr="0054534C">
        <w:rPr>
          <w:rFonts w:hint="eastAsia"/>
        </w:rPr>
        <w:t>提取</w:t>
      </w:r>
      <w:bookmarkEnd w:id="320"/>
      <w:bookmarkEnd w:id="321"/>
    </w:p>
    <w:p w:rsidR="0054534C" w:rsidRDefault="0054534C" w:rsidP="0054534C">
      <w:pPr>
        <w:ind w:firstLine="480"/>
        <w:jc w:val="left"/>
      </w:pPr>
      <w:r>
        <w:rPr>
          <w:rFonts w:hint="eastAsia"/>
        </w:rPr>
        <w:t>本文中所用到的</w:t>
      </w:r>
      <w:commentRangeStart w:id="323"/>
      <w:r>
        <w:rPr>
          <w:rFonts w:hint="eastAsia"/>
        </w:rPr>
        <w:t>真实数据</w:t>
      </w:r>
      <w:commentRangeEnd w:id="323"/>
      <w:r w:rsidR="00B62D70">
        <w:rPr>
          <w:rStyle w:val="af8"/>
        </w:rPr>
        <w:commentReference w:id="323"/>
      </w:r>
      <w:r>
        <w:rPr>
          <w:rFonts w:hint="eastAsia"/>
        </w:rPr>
        <w:t>中，患者</w:t>
      </w:r>
      <w:commentRangeStart w:id="324"/>
      <w:r>
        <w:rPr>
          <w:rFonts w:hint="eastAsia"/>
        </w:rPr>
        <w:t>患病记录</w:t>
      </w:r>
      <w:commentRangeEnd w:id="324"/>
      <w:r w:rsidR="00B62D70">
        <w:rPr>
          <w:rStyle w:val="af8"/>
        </w:rPr>
        <w:commentReference w:id="324"/>
      </w:r>
      <w:r>
        <w:rPr>
          <w:rFonts w:hint="eastAsia"/>
        </w:rPr>
        <w:t>的医学特征分为两大类，一是一般身体指标如年龄、性别、血糖等，这类特征数目比较少，对应的属性类型既有数值型也有文本型比较混杂，另一种则是患者对应的患病种类如一个患者可能患有心律失常、心肌缺血等多种并发症，</w:t>
      </w:r>
      <w:commentRangeStart w:id="325"/>
      <w:r>
        <w:rPr>
          <w:rFonts w:hint="eastAsia"/>
        </w:rPr>
        <w:t>这类特征</w:t>
      </w:r>
      <w:commentRangeEnd w:id="325"/>
      <w:r w:rsidR="00B62D70">
        <w:rPr>
          <w:rStyle w:val="af8"/>
        </w:rPr>
        <w:commentReference w:id="325"/>
      </w:r>
      <w:r>
        <w:rPr>
          <w:rFonts w:hint="eastAsia"/>
        </w:rPr>
        <w:t>每个疾病</w:t>
      </w:r>
      <w:r>
        <w:rPr>
          <w:rFonts w:hint="eastAsia"/>
        </w:rPr>
        <w:t>ICD</w:t>
      </w:r>
      <w:r>
        <w:rPr>
          <w:rFonts w:hint="eastAsia"/>
        </w:rPr>
        <w:t>编码单独作为一列，属于</w:t>
      </w:r>
      <w:r>
        <w:rPr>
          <w:rFonts w:hint="eastAsia"/>
        </w:rPr>
        <w:t>0-1</w:t>
      </w:r>
      <w:r>
        <w:rPr>
          <w:rFonts w:hint="eastAsia"/>
        </w:rPr>
        <w:t>属性，即患有该病为</w:t>
      </w:r>
      <w:r>
        <w:rPr>
          <w:rFonts w:hint="eastAsia"/>
        </w:rPr>
        <w:t>1</w:t>
      </w:r>
      <w:r>
        <w:rPr>
          <w:rFonts w:hint="eastAsia"/>
        </w:rPr>
        <w:t>，没有则为</w:t>
      </w:r>
      <w:r>
        <w:rPr>
          <w:rFonts w:hint="eastAsia"/>
        </w:rPr>
        <w:t>0</w:t>
      </w:r>
      <w:r>
        <w:rPr>
          <w:rFonts w:hint="eastAsia"/>
        </w:rPr>
        <w:t>，因为一位患者一般来说患的疾病数很少大约</w:t>
      </w:r>
      <w:r>
        <w:rPr>
          <w:rFonts w:hint="eastAsia"/>
        </w:rPr>
        <w:t>2-3</w:t>
      </w:r>
      <w:r>
        <w:rPr>
          <w:rFonts w:hint="eastAsia"/>
        </w:rPr>
        <w:t>种，而所有患者患病情况千差万别，所以这类特征很稀疏。</w:t>
      </w:r>
    </w:p>
    <w:p w:rsidR="0054534C" w:rsidRDefault="0054534C" w:rsidP="0054534C">
      <w:pPr>
        <w:ind w:firstLine="480"/>
        <w:jc w:val="left"/>
      </w:pPr>
      <w:r>
        <w:rPr>
          <w:rFonts w:hint="eastAsia"/>
        </w:rPr>
        <w:t>由于医疗记录存在数据缺失量大、数据异常等问题，需要对数据进行异常值检测、</w:t>
      </w:r>
      <w:r w:rsidRPr="00B62D70">
        <w:rPr>
          <w:rFonts w:hint="eastAsia"/>
          <w:highlight w:val="yellow"/>
          <w:rPrChange w:id="326" w:author="weihy2018" w:date="2018-04-19T10:15:00Z">
            <w:rPr>
              <w:rFonts w:hint="eastAsia"/>
            </w:rPr>
          </w:rPrChange>
        </w:rPr>
        <w:t>缺失值处理、属性转换等操作</w:t>
      </w:r>
      <w:r>
        <w:rPr>
          <w:rFonts w:hint="eastAsia"/>
        </w:rPr>
        <w:t>，此外鉴于患者门诊数据中一位患者可对应多个门诊记录，不符合本文中的多标签数据集的要求即一位患者对应一条记录，所以医学数据处理起来比较复杂。很明显，这里主要处理的特征集中于上述提到的</w:t>
      </w:r>
      <w:commentRangeStart w:id="327"/>
      <w:r w:rsidRPr="001F7E46">
        <w:rPr>
          <w:rFonts w:hint="eastAsia"/>
        </w:rPr>
        <w:t>一般身体指标</w:t>
      </w:r>
      <w:commentRangeEnd w:id="327"/>
      <w:r w:rsidR="001F7E46">
        <w:rPr>
          <w:rStyle w:val="af8"/>
        </w:rPr>
        <w:commentReference w:id="327"/>
      </w:r>
      <w:r>
        <w:rPr>
          <w:rFonts w:hint="eastAsia"/>
        </w:rPr>
        <w:t>。</w:t>
      </w:r>
    </w:p>
    <w:p w:rsidR="0080017B" w:rsidRDefault="0054534C" w:rsidP="0054534C">
      <w:pPr>
        <w:ind w:firstLine="480"/>
        <w:jc w:val="left"/>
      </w:pPr>
      <w:r>
        <w:rPr>
          <w:rFonts w:hint="eastAsia"/>
        </w:rPr>
        <w:t>根据医学规则，首先根据数据集特性，删除对模型无意义特征例如机构编码、档案流水号、终止管理日期、随访流水号、并发症的取值全为</w:t>
      </w:r>
      <w:r>
        <w:rPr>
          <w:rFonts w:hint="eastAsia"/>
        </w:rPr>
        <w:t>0</w:t>
      </w:r>
      <w:r>
        <w:rPr>
          <w:rFonts w:hint="eastAsia"/>
        </w:rPr>
        <w:t>等。</w:t>
      </w:r>
      <w:commentRangeStart w:id="328"/>
      <w:r>
        <w:rPr>
          <w:rFonts w:hint="eastAsia"/>
        </w:rPr>
        <w:t>删除冗余性特征，仅保留一个</w:t>
      </w:r>
      <w:commentRangeEnd w:id="328"/>
      <w:r w:rsidR="001F7E46">
        <w:rPr>
          <w:rStyle w:val="af8"/>
        </w:rPr>
        <w:commentReference w:id="328"/>
      </w:r>
      <w:r>
        <w:rPr>
          <w:rFonts w:hint="eastAsia"/>
        </w:rPr>
        <w:t>，例如出生日期和年龄只需保留年龄即可，许多特征既有该指标编码又有该指标名称，只需保留指标编码就可以了。大量的缺失值使得机器学习的效果不理想，无法学习到好的模型，因此需要初步统计每一个特征的非缺失值数目，删掉缺失值在</w:t>
      </w:r>
      <w:r>
        <w:rPr>
          <w:rFonts w:hint="eastAsia"/>
        </w:rPr>
        <w:lastRenderedPageBreak/>
        <w:t>70%</w:t>
      </w:r>
      <w:r>
        <w:rPr>
          <w:rFonts w:hint="eastAsia"/>
        </w:rPr>
        <w:t>以上的特征，例如婚姻状况、血型等。</w:t>
      </w:r>
    </w:p>
    <w:p w:rsidR="0054534C" w:rsidRPr="0054534C" w:rsidRDefault="0054534C" w:rsidP="0054534C">
      <w:pPr>
        <w:pStyle w:val="3"/>
      </w:pPr>
      <w:bookmarkStart w:id="329" w:name="_Toc511730086"/>
      <w:bookmarkStart w:id="330" w:name="_Toc511756919"/>
      <w:r w:rsidRPr="0054534C">
        <w:rPr>
          <w:rFonts w:hint="eastAsia"/>
        </w:rPr>
        <w:t>异常值处理</w:t>
      </w:r>
      <w:bookmarkEnd w:id="329"/>
      <w:bookmarkEnd w:id="330"/>
    </w:p>
    <w:p w:rsidR="0080017B" w:rsidRDefault="0054534C" w:rsidP="0080017B">
      <w:pPr>
        <w:ind w:firstLine="480"/>
        <w:jc w:val="left"/>
      </w:pPr>
      <w:r w:rsidRPr="0054534C">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缺失值处理。人工检测表部分信息如下表</w:t>
      </w:r>
      <w:r w:rsidRPr="0054534C">
        <w:rPr>
          <w:rFonts w:hint="eastAsia"/>
        </w:rPr>
        <w:t>3-5</w:t>
      </w:r>
      <w:r w:rsidRPr="0054534C">
        <w:rPr>
          <w:rFonts w:hint="eastAsia"/>
        </w:rPr>
        <w:t>所示。</w:t>
      </w:r>
    </w:p>
    <w:p w:rsidR="0080017B" w:rsidRDefault="0054534C" w:rsidP="0054534C">
      <w:pPr>
        <w:spacing w:beforeLines="50" w:before="120"/>
        <w:ind w:firstLine="480"/>
        <w:jc w:val="center"/>
      </w:pPr>
      <w:r w:rsidRPr="0054534C">
        <w:rPr>
          <w:rFonts w:hint="eastAsia"/>
        </w:rPr>
        <w:t>表</w:t>
      </w:r>
      <w:r w:rsidRPr="0054534C">
        <w:rPr>
          <w:rFonts w:hint="eastAsia"/>
        </w:rPr>
        <w:t xml:space="preserve">3-5  </w:t>
      </w:r>
      <w:r w:rsidRPr="0054534C">
        <w:rPr>
          <w:rFonts w:hint="eastAsia"/>
        </w:rPr>
        <w:t>检测表部分取值</w:t>
      </w:r>
    </w:p>
    <w:tbl>
      <w:tblPr>
        <w:tblW w:w="6274" w:type="dxa"/>
        <w:jc w:val="center"/>
        <w:tblBorders>
          <w:top w:val="single" w:sz="12" w:space="0" w:color="008000"/>
          <w:bottom w:val="single" w:sz="12" w:space="0" w:color="008000"/>
        </w:tblBorders>
        <w:tblLayout w:type="fixed"/>
        <w:tblLook w:val="04A0" w:firstRow="1" w:lastRow="0" w:firstColumn="1" w:lastColumn="0" w:noHBand="0" w:noVBand="1"/>
      </w:tblPr>
      <w:tblGrid>
        <w:gridCol w:w="2022"/>
        <w:gridCol w:w="2126"/>
        <w:gridCol w:w="2126"/>
      </w:tblGrid>
      <w:tr w:rsidR="0054534C" w:rsidTr="00DE7871">
        <w:trPr>
          <w:jc w:val="center"/>
        </w:trPr>
        <w:tc>
          <w:tcPr>
            <w:tcW w:w="2022" w:type="dxa"/>
            <w:tcBorders>
              <w:top w:val="single" w:sz="12" w:space="0" w:color="auto"/>
              <w:bottom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特征名称</w:t>
            </w:r>
          </w:p>
        </w:tc>
        <w:tc>
          <w:tcPr>
            <w:tcW w:w="2126" w:type="dxa"/>
            <w:tcBorders>
              <w:top w:val="single" w:sz="12" w:space="0" w:color="auto"/>
              <w:bottom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正常取值范围</w:t>
            </w:r>
          </w:p>
        </w:tc>
        <w:tc>
          <w:tcPr>
            <w:tcW w:w="2126" w:type="dxa"/>
            <w:tcBorders>
              <w:top w:val="single" w:sz="12" w:space="0" w:color="auto"/>
              <w:bottom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特征类型</w:t>
            </w:r>
          </w:p>
        </w:tc>
      </w:tr>
      <w:tr w:rsidR="0054534C" w:rsidTr="00DE7871">
        <w:trPr>
          <w:jc w:val="center"/>
        </w:trPr>
        <w:tc>
          <w:tcPr>
            <w:tcW w:w="2022" w:type="dxa"/>
            <w:tcBorders>
              <w:top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性别</w:t>
            </w:r>
          </w:p>
        </w:tc>
        <w:tc>
          <w:tcPr>
            <w:tcW w:w="2126" w:type="dxa"/>
            <w:tcBorders>
              <w:top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1男  2女</w:t>
            </w:r>
          </w:p>
        </w:tc>
        <w:tc>
          <w:tcPr>
            <w:tcW w:w="2126" w:type="dxa"/>
            <w:tcBorders>
              <w:top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离散型</w:t>
            </w:r>
          </w:p>
        </w:tc>
      </w:tr>
      <w:tr w:rsidR="0054534C" w:rsidTr="00DE7871">
        <w:trPr>
          <w:jc w:val="center"/>
        </w:trPr>
        <w:tc>
          <w:tcPr>
            <w:tcW w:w="2022"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年龄</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4到115之间</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r w:rsidR="0054534C" w:rsidTr="00DE7871">
        <w:trPr>
          <w:jc w:val="center"/>
        </w:trPr>
        <w:tc>
          <w:tcPr>
            <w:tcW w:w="2022"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SBP收缩压</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80到200之间</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r w:rsidR="0054534C" w:rsidTr="00DE7871">
        <w:trPr>
          <w:jc w:val="center"/>
        </w:trPr>
        <w:tc>
          <w:tcPr>
            <w:tcW w:w="2022"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DBP舒张压</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40到160之间</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r w:rsidR="0054534C" w:rsidTr="00DE7871">
        <w:trPr>
          <w:jc w:val="center"/>
        </w:trPr>
        <w:tc>
          <w:tcPr>
            <w:tcW w:w="2022"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心率</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10到220之间</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r w:rsidR="0054534C" w:rsidTr="00DE7871">
        <w:trPr>
          <w:jc w:val="center"/>
        </w:trPr>
        <w:tc>
          <w:tcPr>
            <w:tcW w:w="2022" w:type="dxa"/>
            <w:tcBorders>
              <w:bottom w:val="single" w:sz="12"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BMI（身高体重比）</w:t>
            </w:r>
          </w:p>
        </w:tc>
        <w:tc>
          <w:tcPr>
            <w:tcW w:w="2126" w:type="dxa"/>
            <w:tcBorders>
              <w:bottom w:val="single" w:sz="12"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10到50之间</w:t>
            </w:r>
          </w:p>
        </w:tc>
        <w:tc>
          <w:tcPr>
            <w:tcW w:w="2126" w:type="dxa"/>
            <w:tcBorders>
              <w:bottom w:val="single" w:sz="12"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bl>
    <w:p w:rsidR="0080017B" w:rsidRDefault="0054534C" w:rsidP="0054534C">
      <w:pPr>
        <w:spacing w:beforeLines="50" w:before="120"/>
        <w:ind w:firstLine="480"/>
        <w:jc w:val="left"/>
      </w:pPr>
      <w:r w:rsidRPr="0054534C">
        <w:rPr>
          <w:rFonts w:hint="eastAsia"/>
        </w:rPr>
        <w:t>由于并发症日期</w:t>
      </w:r>
      <w:r w:rsidRPr="0054534C">
        <w:rPr>
          <w:rFonts w:hint="eastAsia"/>
        </w:rPr>
        <w:t>(</w:t>
      </w:r>
      <w:r w:rsidRPr="0054534C">
        <w:rPr>
          <w:rFonts w:hint="eastAsia"/>
        </w:rPr>
        <w:t>确诊日期</w:t>
      </w:r>
      <w:r w:rsidRPr="0054534C">
        <w:rPr>
          <w:rFonts w:hint="eastAsia"/>
        </w:rPr>
        <w:t>)</w:t>
      </w:r>
      <w:r w:rsidRPr="0054534C">
        <w:rPr>
          <w:rFonts w:hint="eastAsia"/>
        </w:rPr>
        <w:t>唯一但随访日期</w:t>
      </w:r>
      <w:r w:rsidRPr="0054534C">
        <w:rPr>
          <w:rFonts w:hint="eastAsia"/>
        </w:rPr>
        <w:t>(</w:t>
      </w:r>
      <w:r w:rsidRPr="0054534C">
        <w:rPr>
          <w:rFonts w:hint="eastAsia"/>
        </w:rPr>
        <w:t>复查日期</w:t>
      </w:r>
      <w:r w:rsidRPr="0054534C">
        <w:rPr>
          <w:rFonts w:hint="eastAsia"/>
        </w:rPr>
        <w:t>)</w:t>
      </w:r>
      <w:r w:rsidRPr="0054534C">
        <w:rPr>
          <w:rFonts w:hint="eastAsia"/>
        </w:rPr>
        <w:t>不唯一，所以一个患者标识对应多条记录，优先提取随访日期距离并发症日期最早且在并发症日期之前的记录，因为我们需要获取待预测疾病可能存在的先验条件，即每个患者对应一条记录。</w:t>
      </w:r>
    </w:p>
    <w:p w:rsidR="0054534C" w:rsidRPr="0054534C" w:rsidRDefault="0054534C" w:rsidP="0054534C">
      <w:pPr>
        <w:pStyle w:val="3"/>
      </w:pPr>
      <w:bookmarkStart w:id="331" w:name="_Toc511730087"/>
      <w:bookmarkStart w:id="332" w:name="_Toc511756920"/>
      <w:r w:rsidRPr="0054534C">
        <w:rPr>
          <w:rFonts w:hint="eastAsia"/>
        </w:rPr>
        <w:t>缺失值处理</w:t>
      </w:r>
      <w:bookmarkEnd w:id="331"/>
      <w:bookmarkEnd w:id="332"/>
    </w:p>
    <w:p w:rsidR="0054534C" w:rsidRDefault="0054534C" w:rsidP="0054534C">
      <w:pPr>
        <w:ind w:firstLine="480"/>
        <w:jc w:val="left"/>
      </w:pPr>
      <w:r>
        <w:rPr>
          <w:rFonts w:hint="eastAsia"/>
        </w:rPr>
        <w:t>缺失值填充过程，首先，有的特征属性为文本属性例如症状编码记录患者身体情况，经分析发现主要集中于特定的几个词，所以该属性可看做离散属性，进行维度扩充，</w:t>
      </w:r>
      <w:commentRangeStart w:id="333"/>
      <w:r>
        <w:rPr>
          <w:rFonts w:hint="eastAsia"/>
        </w:rPr>
        <w:t>对于每一个值，出现该特征的记为</w:t>
      </w:r>
      <w:r>
        <w:rPr>
          <w:rFonts w:hint="eastAsia"/>
        </w:rPr>
        <w:t>1</w:t>
      </w:r>
      <w:r>
        <w:rPr>
          <w:rFonts w:hint="eastAsia"/>
        </w:rPr>
        <w:t>，否则记为</w:t>
      </w:r>
      <w:r>
        <w:rPr>
          <w:rFonts w:hint="eastAsia"/>
        </w:rPr>
        <w:t>0</w:t>
      </w:r>
      <w:r>
        <w:rPr>
          <w:rFonts w:hint="eastAsia"/>
        </w:rPr>
        <w:t>，这样就不存在缺失值的情况</w:t>
      </w:r>
      <w:commentRangeEnd w:id="333"/>
      <w:r w:rsidR="001F7E46">
        <w:rPr>
          <w:rStyle w:val="af8"/>
        </w:rPr>
        <w:commentReference w:id="333"/>
      </w:r>
      <w:r>
        <w:rPr>
          <w:rFonts w:hint="eastAsia"/>
        </w:rPr>
        <w:t>。由于一位患者对应多条随访记录，所以使用该患者相关的记录数据处理缺失值相对更具有可靠性，因此数值型属性以一位患者多条记录中的其他非缺失值的平均值填充，离散型属性则以一位患者多条记录中的其他非缺失值出现次数最多者进行填充。因为存在一位患者的多条记录都为空值的情况，所以对剩余的缺失值处理过程根据每个特征的特性分为两部分，一是不变性特征例如体重、身高、性别等均值或者众数填充，二是易变性特征例如心率、空腹血糖等零值填充。</w:t>
      </w:r>
    </w:p>
    <w:p w:rsidR="0080017B" w:rsidRDefault="0054534C" w:rsidP="0054534C">
      <w:pPr>
        <w:ind w:firstLine="480"/>
        <w:jc w:val="left"/>
      </w:pPr>
      <w:r>
        <w:rPr>
          <w:rFonts w:hint="eastAsia"/>
        </w:rPr>
        <w:t>由于各个特征间属性值因为实际意义不同存在较大差异，需要对数据进行归一化处理，去除数据的单位限制，将其转化为无量纲的纯数值，便于不同单位或量级的指标能够进行比较和加权。数据归一化方法常有</w:t>
      </w:r>
      <w:r>
        <w:rPr>
          <w:rFonts w:hint="eastAsia"/>
        </w:rPr>
        <w:t>z-score</w:t>
      </w:r>
      <w:r>
        <w:rPr>
          <w:rFonts w:hint="eastAsia"/>
        </w:rPr>
        <w:t>归一化，将特征处理后，数据均值为</w:t>
      </w:r>
      <w:r>
        <w:rPr>
          <w:rFonts w:hint="eastAsia"/>
        </w:rPr>
        <w:t>0</w:t>
      </w:r>
      <w:r>
        <w:rPr>
          <w:rFonts w:hint="eastAsia"/>
        </w:rPr>
        <w:t>，标准差为</w:t>
      </w:r>
      <w:r>
        <w:rPr>
          <w:rFonts w:hint="eastAsia"/>
        </w:rPr>
        <w:t>1</w:t>
      </w:r>
      <w:r>
        <w:rPr>
          <w:rFonts w:hint="eastAsia"/>
        </w:rPr>
        <w:t>，其公式（</w:t>
      </w:r>
      <w:r>
        <w:rPr>
          <w:rFonts w:hint="eastAsia"/>
        </w:rPr>
        <w:t>3-1</w:t>
      </w:r>
      <w:r>
        <w:rPr>
          <w:rFonts w:hint="eastAsia"/>
        </w:rPr>
        <w:t>）所示，此外还有离差标准化，将原始数据线性变换后使结果落到</w:t>
      </w:r>
      <w:r>
        <w:rPr>
          <w:rFonts w:hint="eastAsia"/>
        </w:rPr>
        <w:t>[0,1]</w:t>
      </w:r>
      <w:r>
        <w:rPr>
          <w:rFonts w:hint="eastAsia"/>
        </w:rPr>
        <w:t>区间转换函数如公式</w:t>
      </w:r>
      <w:r>
        <w:rPr>
          <w:rFonts w:hint="eastAsia"/>
        </w:rPr>
        <w:t>(3-2)</w:t>
      </w:r>
      <w:r>
        <w:rPr>
          <w:rFonts w:hint="eastAsia"/>
        </w:rPr>
        <w:t>所示。鉴于离差标准化方法有一个缺陷就是当有新数据加入时，可能导致</w:t>
      </w:r>
      <w:r>
        <w:rPr>
          <w:rFonts w:hint="eastAsia"/>
        </w:rPr>
        <w:t>max</w:t>
      </w:r>
      <w:r>
        <w:rPr>
          <w:rFonts w:hint="eastAsia"/>
        </w:rPr>
        <w:t>和</w:t>
      </w:r>
      <w:r>
        <w:rPr>
          <w:rFonts w:hint="eastAsia"/>
        </w:rPr>
        <w:t>min</w:t>
      </w:r>
      <w:r>
        <w:rPr>
          <w:rFonts w:hint="eastAsia"/>
        </w:rPr>
        <w:t>的变化，需要重新定义，所以对此医疗</w:t>
      </w:r>
      <w:r>
        <w:rPr>
          <w:rFonts w:hint="eastAsia"/>
        </w:rPr>
        <w:lastRenderedPageBreak/>
        <w:t>数据采用</w:t>
      </w:r>
      <w:r>
        <w:rPr>
          <w:rFonts w:hint="eastAsia"/>
        </w:rPr>
        <w:t>Z-score</w:t>
      </w:r>
      <w:r>
        <w:rPr>
          <w:rFonts w:hint="eastAsia"/>
        </w:rPr>
        <w:t>方法进行数据归一化处理。</w:t>
      </w:r>
    </w:p>
    <w:p w:rsidR="0080017B" w:rsidRDefault="0027796B" w:rsidP="0054534C">
      <w:pPr>
        <w:ind w:firstLine="480"/>
        <w:jc w:val="center"/>
      </w:pPr>
      <w:r>
        <w:rPr>
          <w:position w:val="-24"/>
        </w:rPr>
        <w:pict>
          <v:shape id="_x0000_i1109" type="#_x0000_t75" style="width:61.1pt;height:31.8pt">
            <v:imagedata r:id="rId101" o:title=""/>
          </v:shape>
        </w:pict>
      </w:r>
      <w:r w:rsidR="0054534C">
        <w:rPr>
          <w:rFonts w:hint="eastAsia"/>
          <w:position w:val="-24"/>
        </w:rPr>
        <w:t xml:space="preserve">   </w:t>
      </w:r>
      <w:r w:rsidR="0054534C">
        <w:rPr>
          <w:rFonts w:hint="eastAsia"/>
        </w:rPr>
        <w:t>(</w:t>
      </w:r>
      <w:r w:rsidR="0054534C" w:rsidRPr="0054534C">
        <w:rPr>
          <w:rFonts w:hint="eastAsia"/>
        </w:rPr>
        <w:t>3-1</w:t>
      </w:r>
      <w:r w:rsidR="0054534C">
        <w:rPr>
          <w:rFonts w:hint="eastAsia"/>
        </w:rPr>
        <w:t>)</w:t>
      </w:r>
    </w:p>
    <w:p w:rsidR="0054534C" w:rsidRDefault="0027796B" w:rsidP="0054534C">
      <w:pPr>
        <w:ind w:firstLineChars="350" w:firstLine="840"/>
        <w:jc w:val="left"/>
      </w:pPr>
      <w:r>
        <w:rPr>
          <w:position w:val="-10"/>
        </w:rPr>
        <w:pict>
          <v:shape id="_x0000_i1110" type="#_x0000_t75" style="width:11.7pt;height:12.55pt">
            <v:imagedata r:id="rId102" o:title=""/>
          </v:shape>
        </w:pict>
      </w:r>
      <w:r w:rsidR="0054534C" w:rsidRPr="0054534C">
        <w:rPr>
          <w:rFonts w:hint="eastAsia"/>
        </w:rPr>
        <w:t>为所有样本数据的均值，</w:t>
      </w:r>
      <w:r>
        <w:rPr>
          <w:position w:val="-6"/>
        </w:rPr>
        <w:pict>
          <v:shape id="_x0000_i1111" type="#_x0000_t75" style="width:11.7pt;height:10.9pt">
            <v:imagedata r:id="rId103" o:title=""/>
          </v:shape>
        </w:pict>
      </w:r>
      <w:r w:rsidR="0054534C" w:rsidRPr="0054534C">
        <w:rPr>
          <w:rFonts w:hint="eastAsia"/>
        </w:rPr>
        <w:t>为所有样本数据的标准差。</w:t>
      </w:r>
    </w:p>
    <w:p w:rsidR="0054534C" w:rsidRDefault="0027796B" w:rsidP="0054534C">
      <w:pPr>
        <w:spacing w:beforeLines="50" w:before="120" w:afterLines="50" w:after="120"/>
        <w:ind w:firstLineChars="350" w:firstLine="840"/>
        <w:jc w:val="center"/>
        <w:rPr>
          <w:position w:val="-24"/>
        </w:rPr>
      </w:pPr>
      <w:r>
        <w:rPr>
          <w:position w:val="-24"/>
        </w:rPr>
        <w:pict>
          <v:shape id="_x0000_i1112" type="#_x0000_t75" style="width:76.2pt;height:31.8pt">
            <v:imagedata r:id="rId104" o:title=""/>
          </v:shape>
        </w:pict>
      </w:r>
      <w:r w:rsidR="0054534C">
        <w:rPr>
          <w:rFonts w:hint="eastAsia"/>
          <w:position w:val="-24"/>
        </w:rPr>
        <w:t xml:space="preserve">  (3-2)</w:t>
      </w:r>
    </w:p>
    <w:p w:rsidR="0054534C" w:rsidRDefault="0054534C" w:rsidP="0054534C">
      <w:pPr>
        <w:spacing w:beforeLines="50" w:before="120" w:afterLines="50" w:after="120"/>
        <w:ind w:firstLineChars="350" w:firstLine="840"/>
        <w:jc w:val="left"/>
      </w:pPr>
      <w:r w:rsidRPr="0054534C">
        <w:rPr>
          <w:rFonts w:hint="eastAsia"/>
        </w:rPr>
        <w:t>其中</w:t>
      </w:r>
      <w:r w:rsidRPr="0054534C">
        <w:rPr>
          <w:rFonts w:hint="eastAsia"/>
        </w:rPr>
        <w:t>max</w:t>
      </w:r>
      <w:r w:rsidRPr="0054534C">
        <w:rPr>
          <w:rFonts w:hint="eastAsia"/>
        </w:rPr>
        <w:t>为样本数据的最大值，</w:t>
      </w:r>
      <w:r w:rsidRPr="0054534C">
        <w:rPr>
          <w:rFonts w:hint="eastAsia"/>
        </w:rPr>
        <w:t>min</w:t>
      </w:r>
      <w:r w:rsidRPr="0054534C">
        <w:rPr>
          <w:rFonts w:hint="eastAsia"/>
        </w:rPr>
        <w:t>为样本数据的最小值。</w:t>
      </w:r>
    </w:p>
    <w:p w:rsidR="0054534C" w:rsidRDefault="0054534C" w:rsidP="0054534C">
      <w:pPr>
        <w:pStyle w:val="3"/>
      </w:pPr>
      <w:bookmarkStart w:id="334" w:name="_Toc511730088"/>
      <w:bookmarkStart w:id="335" w:name="_Toc511756921"/>
      <w:r w:rsidRPr="0054534C">
        <w:rPr>
          <w:rFonts w:hint="eastAsia"/>
        </w:rPr>
        <w:t>数据预处理实现</w:t>
      </w:r>
      <w:bookmarkEnd w:id="334"/>
      <w:bookmarkEnd w:id="335"/>
    </w:p>
    <w:p w:rsidR="0054534C" w:rsidRDefault="0054534C" w:rsidP="0054534C">
      <w:pPr>
        <w:ind w:firstLine="480"/>
      </w:pPr>
      <w:r w:rsidRPr="0054534C">
        <w:rPr>
          <w:rFonts w:hint="eastAsia"/>
        </w:rPr>
        <w:t>本次数据预处理实现在</w:t>
      </w:r>
      <w:r w:rsidRPr="0054534C">
        <w:rPr>
          <w:rFonts w:hint="eastAsia"/>
        </w:rPr>
        <w:t>3.2</w:t>
      </w:r>
      <w:r w:rsidRPr="0054534C">
        <w:rPr>
          <w:rFonts w:hint="eastAsia"/>
        </w:rPr>
        <w:t>节基础上，依然利用</w:t>
      </w:r>
      <w:r w:rsidRPr="0054534C">
        <w:rPr>
          <w:rFonts w:hint="eastAsia"/>
        </w:rPr>
        <w:t>spark</w:t>
      </w:r>
      <w:r w:rsidRPr="0054534C">
        <w:rPr>
          <w:rFonts w:hint="eastAsia"/>
        </w:rPr>
        <w:t>计算平台来完成。该过程的</w:t>
      </w:r>
      <w:r w:rsidRPr="0054534C">
        <w:rPr>
          <w:rFonts w:hint="eastAsia"/>
        </w:rPr>
        <w:t>ETL</w:t>
      </w:r>
      <w:r w:rsidRPr="0054534C">
        <w:rPr>
          <w:rFonts w:hint="eastAsia"/>
        </w:rPr>
        <w:t>流程代码如图</w:t>
      </w:r>
      <w:r w:rsidRPr="0054534C">
        <w:rPr>
          <w:rFonts w:hint="eastAsia"/>
        </w:rPr>
        <w:t>3-6</w:t>
      </w:r>
      <w:r w:rsidRPr="0054534C">
        <w:rPr>
          <w:rFonts w:hint="eastAsia"/>
        </w:rPr>
        <w:t>所示，根据得到的心血管疾病数据集，为获取有效数据，首先删除明显的无效特征，然后根据人工检测表处理异常值，核心代码如图</w:t>
      </w:r>
      <w:r w:rsidRPr="0054534C">
        <w:rPr>
          <w:rFonts w:hint="eastAsia"/>
        </w:rPr>
        <w:t>3-7</w:t>
      </w:r>
      <w:r w:rsidRPr="0054534C">
        <w:rPr>
          <w:rFonts w:hint="eastAsia"/>
        </w:rPr>
        <w:t>所示，离散型和连续型特征选择零值填充，而异常日期数据无法预测进而删除该记录。最后考虑到缺失值需要用患者的多条记录进行处理，所以将两者一起处理，如图</w:t>
      </w:r>
      <w:r w:rsidRPr="0054534C">
        <w:rPr>
          <w:rFonts w:hint="eastAsia"/>
        </w:rPr>
        <w:t>3-8</w:t>
      </w:r>
      <w:r w:rsidRPr="0054534C">
        <w:rPr>
          <w:rFonts w:hint="eastAsia"/>
        </w:rPr>
        <w:t>，</w:t>
      </w:r>
      <w:r w:rsidRPr="0054534C">
        <w:rPr>
          <w:rFonts w:hint="eastAsia"/>
        </w:rPr>
        <w:t>final_data</w:t>
      </w:r>
      <w:r w:rsidRPr="0054534C">
        <w:rPr>
          <w:rFonts w:hint="eastAsia"/>
        </w:rPr>
        <w:t>函数在取患者最早的随访记录时，考虑到该记录中存在的缺失值，所以同时又根据其他记录处理该缺失值，即调用了</w:t>
      </w:r>
      <w:r w:rsidRPr="0054534C">
        <w:rPr>
          <w:rFonts w:hint="eastAsia"/>
        </w:rPr>
        <w:t>sum_null</w:t>
      </w:r>
      <w:r w:rsidRPr="0054534C">
        <w:rPr>
          <w:rFonts w:hint="eastAsia"/>
        </w:rPr>
        <w:t>函数见图</w:t>
      </w:r>
      <w:r w:rsidRPr="0054534C">
        <w:rPr>
          <w:rFonts w:hint="eastAsia"/>
        </w:rPr>
        <w:t>3-9</w:t>
      </w:r>
      <w:r w:rsidRPr="0054534C">
        <w:rPr>
          <w:rFonts w:hint="eastAsia"/>
        </w:rPr>
        <w:t>，</w:t>
      </w:r>
      <w:r w:rsidRPr="0054534C">
        <w:rPr>
          <w:rFonts w:hint="eastAsia"/>
        </w:rPr>
        <w:t>average</w:t>
      </w:r>
      <w:r w:rsidRPr="0054534C">
        <w:rPr>
          <w:rFonts w:hint="eastAsia"/>
        </w:rPr>
        <w:t>函数则是对连续属性均值处理，离散属性众数处理。</w:t>
      </w:r>
    </w:p>
    <w:p w:rsidR="0054534C" w:rsidRDefault="001825D4" w:rsidP="0054534C">
      <w:pPr>
        <w:ind w:firstLine="480"/>
        <w:rPr>
          <w:noProof/>
        </w:rPr>
      </w:pPr>
      <w:r>
        <w:rPr>
          <w:noProof/>
        </w:rPr>
        <w:pict>
          <v:shape id="图片 62" o:spid="_x0000_i1113" type="#_x0000_t75" style="width:415.25pt;height:205.95pt;visibility:visible;mso-wrap-style:square">
            <v:imagedata r:id="rId105" o:title=""/>
          </v:shape>
        </w:pict>
      </w:r>
    </w:p>
    <w:p w:rsidR="0054534C" w:rsidRDefault="0054534C" w:rsidP="0054534C">
      <w:pPr>
        <w:ind w:firstLine="480"/>
        <w:jc w:val="center"/>
      </w:pPr>
      <w:r w:rsidRPr="0054534C">
        <w:rPr>
          <w:rFonts w:hint="eastAsia"/>
        </w:rPr>
        <w:t>图</w:t>
      </w:r>
      <w:r w:rsidRPr="0054534C">
        <w:rPr>
          <w:rFonts w:hint="eastAsia"/>
        </w:rPr>
        <w:t xml:space="preserve">3-6 </w:t>
      </w:r>
      <w:r w:rsidRPr="0054534C">
        <w:rPr>
          <w:rFonts w:hint="eastAsia"/>
        </w:rPr>
        <w:t>数据采集预处理流程代码</w:t>
      </w:r>
    </w:p>
    <w:p w:rsidR="0054534C" w:rsidRDefault="001825D4" w:rsidP="0054534C">
      <w:pPr>
        <w:ind w:firstLine="480"/>
        <w:jc w:val="center"/>
      </w:pPr>
      <w:r>
        <w:rPr>
          <w:noProof/>
        </w:rPr>
        <w:lastRenderedPageBreak/>
        <w:pict>
          <v:shape id="图片 60" o:spid="_x0000_i1114" type="#_x0000_t75" style="width:415.25pt;height:208.45pt;visibility:visible;mso-wrap-style:square">
            <v:imagedata r:id="rId106" o:title=""/>
          </v:shape>
        </w:pict>
      </w:r>
    </w:p>
    <w:p w:rsidR="0054534C" w:rsidRDefault="0054534C" w:rsidP="0054534C">
      <w:pPr>
        <w:ind w:firstLine="480"/>
        <w:jc w:val="center"/>
      </w:pPr>
      <w:r w:rsidRPr="0054534C">
        <w:rPr>
          <w:rFonts w:hint="eastAsia"/>
        </w:rPr>
        <w:t>图</w:t>
      </w:r>
      <w:r w:rsidRPr="0054534C">
        <w:rPr>
          <w:rFonts w:hint="eastAsia"/>
        </w:rPr>
        <w:t xml:space="preserve">3-7 </w:t>
      </w:r>
      <w:r w:rsidRPr="0054534C">
        <w:rPr>
          <w:rFonts w:hint="eastAsia"/>
        </w:rPr>
        <w:t>异常值检测处理</w:t>
      </w:r>
    </w:p>
    <w:p w:rsidR="0054534C" w:rsidRDefault="001825D4" w:rsidP="0054534C">
      <w:pPr>
        <w:ind w:firstLine="480"/>
        <w:jc w:val="center"/>
      </w:pPr>
      <w:r>
        <w:rPr>
          <w:rFonts w:ascii="Calibri" w:hAnsi="Calibri"/>
          <w:noProof/>
          <w:szCs w:val="22"/>
        </w:rPr>
        <w:pict>
          <v:shape id="图片 53" o:spid="_x0000_i1115" type="#_x0000_t75" style="width:415.25pt;height:190.9pt;visibility:visible;mso-wrap-style:square">
            <v:imagedata r:id="rId107" o:title=""/>
          </v:shape>
        </w:pict>
      </w:r>
    </w:p>
    <w:p w:rsidR="0054534C" w:rsidRDefault="0054534C" w:rsidP="0054534C">
      <w:pPr>
        <w:ind w:firstLine="480"/>
        <w:jc w:val="center"/>
      </w:pPr>
      <w:r w:rsidRPr="0054534C">
        <w:rPr>
          <w:rFonts w:hint="eastAsia"/>
        </w:rPr>
        <w:t>图</w:t>
      </w:r>
      <w:r w:rsidRPr="0054534C">
        <w:rPr>
          <w:rFonts w:hint="eastAsia"/>
        </w:rPr>
        <w:t xml:space="preserve">3-8 </w:t>
      </w:r>
      <w:r w:rsidRPr="0054534C">
        <w:rPr>
          <w:rFonts w:hint="eastAsia"/>
        </w:rPr>
        <w:t>缺失值处理</w:t>
      </w:r>
    </w:p>
    <w:p w:rsidR="0054534C" w:rsidRDefault="001825D4" w:rsidP="0054534C">
      <w:pPr>
        <w:ind w:firstLine="480"/>
        <w:jc w:val="center"/>
      </w:pPr>
      <w:r>
        <w:rPr>
          <w:rFonts w:ascii="Calibri" w:hAnsi="Calibri"/>
          <w:noProof/>
          <w:szCs w:val="22"/>
        </w:rPr>
        <w:pict>
          <v:shape id="图片 52" o:spid="_x0000_i1116" type="#_x0000_t75" style="width:415.25pt;height:223.55pt;visibility:visible;mso-wrap-style:square">
            <v:imagedata r:id="rId108" o:title=""/>
          </v:shape>
        </w:pict>
      </w:r>
    </w:p>
    <w:p w:rsidR="0054534C" w:rsidRDefault="0054534C" w:rsidP="0054534C">
      <w:pPr>
        <w:ind w:firstLine="480"/>
        <w:jc w:val="center"/>
      </w:pPr>
      <w:r w:rsidRPr="0054534C">
        <w:rPr>
          <w:rFonts w:hint="eastAsia"/>
        </w:rPr>
        <w:t>图</w:t>
      </w:r>
      <w:r w:rsidRPr="0054534C">
        <w:rPr>
          <w:rFonts w:hint="eastAsia"/>
        </w:rPr>
        <w:t xml:space="preserve">3-9 </w:t>
      </w:r>
      <w:r w:rsidRPr="0054534C">
        <w:rPr>
          <w:rFonts w:hint="eastAsia"/>
        </w:rPr>
        <w:t>多条随访记录数据记录取一条</w:t>
      </w:r>
    </w:p>
    <w:p w:rsidR="00FC3F73" w:rsidRDefault="00FC3F73" w:rsidP="00FC3F73">
      <w:pPr>
        <w:pStyle w:val="2"/>
      </w:pPr>
      <w:bookmarkStart w:id="336" w:name="_Toc511730089"/>
      <w:bookmarkStart w:id="337" w:name="_Toc511756922"/>
      <w:r w:rsidRPr="00FC3F73">
        <w:rPr>
          <w:rFonts w:hint="eastAsia"/>
        </w:rPr>
        <w:lastRenderedPageBreak/>
        <w:t>心血管疾病数据特征选择策略</w:t>
      </w:r>
      <w:bookmarkEnd w:id="336"/>
      <w:bookmarkEnd w:id="337"/>
      <w:r w:rsidRPr="00FC3F73">
        <w:rPr>
          <w:rFonts w:hint="eastAsia"/>
        </w:rPr>
        <w:tab/>
      </w:r>
    </w:p>
    <w:p w:rsidR="00FC3F73" w:rsidRPr="00FC3F73" w:rsidRDefault="00FC3F73" w:rsidP="00FC3F73">
      <w:pPr>
        <w:pStyle w:val="3"/>
      </w:pPr>
      <w:bookmarkStart w:id="338" w:name="_Toc511730090"/>
      <w:bookmarkStart w:id="339" w:name="_Toc511756923"/>
      <w:commentRangeStart w:id="340"/>
      <w:r w:rsidRPr="00FC3F73">
        <w:rPr>
          <w:rFonts w:hint="eastAsia"/>
        </w:rPr>
        <w:t>特征</w:t>
      </w:r>
      <w:commentRangeEnd w:id="340"/>
      <w:r w:rsidR="00495026">
        <w:rPr>
          <w:rStyle w:val="af8"/>
          <w:bCs w:val="0"/>
          <w:snapToGrid/>
          <w:kern w:val="2"/>
        </w:rPr>
        <w:commentReference w:id="340"/>
      </w:r>
      <w:r w:rsidRPr="00FC3F73">
        <w:rPr>
          <w:rFonts w:hint="eastAsia"/>
        </w:rPr>
        <w:t>数据提取</w:t>
      </w:r>
      <w:bookmarkEnd w:id="338"/>
      <w:bookmarkEnd w:id="339"/>
    </w:p>
    <w:p w:rsidR="00FC3F73" w:rsidRDefault="00FC3F73" w:rsidP="00FC3F73">
      <w:pPr>
        <w:ind w:firstLine="480"/>
        <w:jc w:val="left"/>
      </w:pPr>
      <w:r w:rsidRPr="00FC3F73">
        <w:rPr>
          <w:rFonts w:hint="eastAsia"/>
        </w:rPr>
        <w:t>在数据预处理阶段，去掉了一部分很明显像用户</w:t>
      </w:r>
      <w:r w:rsidRPr="00FC3F73">
        <w:rPr>
          <w:rFonts w:hint="eastAsia"/>
        </w:rPr>
        <w:t>ID</w:t>
      </w:r>
      <w:r w:rsidRPr="00FC3F73">
        <w:rPr>
          <w:rFonts w:hint="eastAsia"/>
        </w:rPr>
        <w:t>这样的无意义特征，但是依然存在某些对类别区分度不大的特征，在进行分类学习时，过多的特征可能会导致训练效果下降。为了预测结果的准确性、可靠性，需要对数据进行进一步降维处理，提取影响心血管疾病发展的有效因子。此外，考虑到医学领域数据的严谨性、保守性、复杂性，本文选择的心血管疾病间可能存在非常密切的相互作用，同时多标签学习领域的特征选择方法尚未成熟，所以本文采用统计检验和分类算法相结合，提出了基于多标签分类的心血管疾病数据特征二次选择策略。</w:t>
      </w:r>
    </w:p>
    <w:p w:rsidR="00FC3F73" w:rsidRDefault="00FC3F73" w:rsidP="00FC3F73">
      <w:pPr>
        <w:pStyle w:val="3"/>
      </w:pPr>
      <w:bookmarkStart w:id="341" w:name="_Toc511730091"/>
      <w:bookmarkStart w:id="342" w:name="_Toc511756924"/>
      <w:r w:rsidRPr="00FC3F73">
        <w:rPr>
          <w:rFonts w:hint="eastAsia"/>
        </w:rPr>
        <w:t>特征数据的</w:t>
      </w:r>
      <w:commentRangeStart w:id="343"/>
      <w:r w:rsidRPr="00FC3F73">
        <w:rPr>
          <w:rFonts w:hint="eastAsia"/>
        </w:rPr>
        <w:t>二次选择</w:t>
      </w:r>
      <w:bookmarkEnd w:id="341"/>
      <w:bookmarkEnd w:id="342"/>
      <w:commentRangeEnd w:id="343"/>
      <w:r w:rsidR="00F73076">
        <w:rPr>
          <w:rStyle w:val="af8"/>
          <w:bCs w:val="0"/>
          <w:snapToGrid/>
          <w:kern w:val="2"/>
        </w:rPr>
        <w:commentReference w:id="343"/>
      </w:r>
    </w:p>
    <w:p w:rsidR="00FC3F73" w:rsidRDefault="00FC3F73" w:rsidP="00FC3F73">
      <w:pPr>
        <w:ind w:firstLine="480"/>
      </w:pPr>
      <w:r>
        <w:rPr>
          <w:rFonts w:hint="eastAsia"/>
        </w:rPr>
        <w:t>该策略将已预</w:t>
      </w:r>
      <w:commentRangeStart w:id="344"/>
      <w:r>
        <w:rPr>
          <w:rFonts w:hint="eastAsia"/>
        </w:rPr>
        <w:t>处理好的基于心血管疾病的多标签数据集</w:t>
      </w:r>
      <w:commentRangeEnd w:id="344"/>
      <w:r w:rsidR="00F73076">
        <w:rPr>
          <w:rStyle w:val="af8"/>
        </w:rPr>
        <w:commentReference w:id="344"/>
      </w:r>
      <w:r>
        <w:rPr>
          <w:rFonts w:hint="eastAsia"/>
        </w:rPr>
        <w:t>使用多标签学习领域常用的转化方法</w:t>
      </w:r>
      <w:r>
        <w:rPr>
          <w:rFonts w:hint="eastAsia"/>
        </w:rPr>
        <w:t>BR</w:t>
      </w:r>
      <w:r>
        <w:rPr>
          <w:rFonts w:hint="eastAsia"/>
        </w:rPr>
        <w:t>来对标签集合中的每个标签单独处理。处理过程分两步，如下：</w:t>
      </w:r>
    </w:p>
    <w:p w:rsidR="00FC3F73" w:rsidRDefault="00FC3F73" w:rsidP="00FC3F73">
      <w:pPr>
        <w:numPr>
          <w:ilvl w:val="0"/>
          <w:numId w:val="28"/>
        </w:numPr>
        <w:ind w:firstLineChars="0"/>
        <w:jc w:val="left"/>
      </w:pPr>
      <w:r>
        <w:rPr>
          <w:rFonts w:hint="eastAsia"/>
        </w:rPr>
        <w:t>首先对研究对象进行特征相关性分析，去除共线性强的特征，选择与标签相关性较强的特征，常用的统计学方法有</w:t>
      </w:r>
      <w:r>
        <w:rPr>
          <w:rFonts w:hint="eastAsia"/>
        </w:rPr>
        <w:t>pearson</w:t>
      </w:r>
      <w:r>
        <w:rPr>
          <w:rFonts w:hint="eastAsia"/>
        </w:rPr>
        <w:t>相关系数、</w:t>
      </w:r>
      <w:r>
        <w:rPr>
          <w:rFonts w:hint="eastAsia"/>
        </w:rPr>
        <w:t>spearman</w:t>
      </w:r>
      <w:r>
        <w:rPr>
          <w:rFonts w:hint="eastAsia"/>
        </w:rPr>
        <w:t>秩相关系数，两种方法都是度量两个随机变量的相关程度，</w:t>
      </w:r>
      <w:r>
        <w:rPr>
          <w:rFonts w:hint="eastAsia"/>
        </w:rPr>
        <w:t>pearson</w:t>
      </w:r>
      <w:r>
        <w:rPr>
          <w:rFonts w:hint="eastAsia"/>
        </w:rPr>
        <w:t>相关系数用协方差除以两个变量的标准差得到的，介于</w:t>
      </w:r>
      <w:r>
        <w:rPr>
          <w:rFonts w:hint="eastAsia"/>
        </w:rPr>
        <w:t>-1</w:t>
      </w:r>
      <w:r>
        <w:rPr>
          <w:rFonts w:hint="eastAsia"/>
        </w:rPr>
        <w:t>到</w:t>
      </w:r>
      <w:r>
        <w:rPr>
          <w:rFonts w:hint="eastAsia"/>
        </w:rPr>
        <w:t>1</w:t>
      </w:r>
      <w:r>
        <w:rPr>
          <w:rFonts w:hint="eastAsia"/>
        </w:rPr>
        <w:t>之间，当两个变量线性关系增强时，当一个变量增大，另一个变量也增大时，表明它们之间是正相关的，相关系数大于</w:t>
      </w:r>
      <w:r>
        <w:rPr>
          <w:rFonts w:hint="eastAsia"/>
        </w:rPr>
        <w:t>0</w:t>
      </w:r>
      <w:r>
        <w:rPr>
          <w:rFonts w:hint="eastAsia"/>
        </w:rPr>
        <w:t>；如果一个变量增大，另一个变量却减小，表明它们之间是负相关的，相关系数小于</w:t>
      </w:r>
      <w:r>
        <w:rPr>
          <w:rFonts w:hint="eastAsia"/>
        </w:rPr>
        <w:t>0</w:t>
      </w:r>
      <w:r>
        <w:rPr>
          <w:rFonts w:hint="eastAsia"/>
        </w:rPr>
        <w:t>；如果相关系数等于</w:t>
      </w:r>
      <w:r>
        <w:rPr>
          <w:rFonts w:hint="eastAsia"/>
        </w:rPr>
        <w:t>0</w:t>
      </w:r>
      <w:r>
        <w:rPr>
          <w:rFonts w:hint="eastAsia"/>
        </w:rPr>
        <w:t>，表明它们之间不存在线性相关关系，该方法限于两变量呈线性相关关系，如果是曲线相关可能不准确，此外两变量须符合正态分布。</w:t>
      </w:r>
      <w:r>
        <w:rPr>
          <w:rFonts w:hint="eastAsia"/>
        </w:rPr>
        <w:t>Spearman</w:t>
      </w:r>
      <w:r>
        <w:rPr>
          <w:rFonts w:hint="eastAsia"/>
        </w:rPr>
        <w:t>相关系数对原始变量不做要求，适用范围广，通常被认为是排列后的变量间的</w:t>
      </w:r>
      <w:r>
        <w:rPr>
          <w:rFonts w:hint="eastAsia"/>
        </w:rPr>
        <w:t>pearson</w:t>
      </w:r>
      <w:r>
        <w:rPr>
          <w:rFonts w:hint="eastAsia"/>
        </w:rPr>
        <w:t>线性相关系数。本文考虑到心血管疾病特征的复杂性及特征存在的稀疏性，选用</w:t>
      </w:r>
      <w:r>
        <w:rPr>
          <w:rFonts w:hint="eastAsia"/>
        </w:rPr>
        <w:t>spearman</w:t>
      </w:r>
      <w:r>
        <w:rPr>
          <w:rFonts w:hint="eastAsia"/>
        </w:rPr>
        <w:t>作为检验手段，此过程选择出与每个疾病相关性强的特征，保留</w:t>
      </w:r>
      <w:r>
        <w:rPr>
          <w:rFonts w:hint="eastAsia"/>
        </w:rPr>
        <w:t>p&lt;0.05</w:t>
      </w:r>
      <w:r>
        <w:rPr>
          <w:rFonts w:hint="eastAsia"/>
        </w:rPr>
        <w:t>的特征。</w:t>
      </w:r>
    </w:p>
    <w:p w:rsidR="0054534C" w:rsidRDefault="00FC3F73" w:rsidP="00FC3F73">
      <w:pPr>
        <w:numPr>
          <w:ilvl w:val="0"/>
          <w:numId w:val="28"/>
        </w:numPr>
        <w:ind w:firstLineChars="0"/>
        <w:jc w:val="left"/>
      </w:pPr>
      <w:r>
        <w:rPr>
          <w:rFonts w:hint="eastAsia"/>
        </w:rPr>
        <w:t>经过特征相关性选择，获得了与特定单标签疾病相关的特征，去除了共线性特征，一方面为了验证第一次特征选择的有效性，将选出的有效特征作为特定标签的属性，应用逻辑斯特回归分类算法分别评估单个心血管病的分类效果，另一方面，由于第一次处理后每个标签的特征维度平均达到了</w:t>
      </w:r>
      <w:r>
        <w:rPr>
          <w:rFonts w:hint="eastAsia"/>
        </w:rPr>
        <w:t>90</w:t>
      </w:r>
      <w:r>
        <w:rPr>
          <w:rFonts w:hint="eastAsia"/>
        </w:rPr>
        <w:t>多个，所有标签特征组合起来特征维度依然很高，逻辑斯特回归是机器学习领域常用的有效分类算法，其模型公式如（</w:t>
      </w:r>
      <w:r>
        <w:rPr>
          <w:rFonts w:hint="eastAsia"/>
        </w:rPr>
        <w:t>3-3</w:t>
      </w:r>
      <w:r>
        <w:rPr>
          <w:rFonts w:hint="eastAsia"/>
        </w:rPr>
        <w:t>）。数据统一分布在</w:t>
      </w:r>
      <w:r>
        <w:rPr>
          <w:rFonts w:hint="eastAsia"/>
        </w:rPr>
        <w:t>0-1</w:t>
      </w:r>
      <w:r>
        <w:rPr>
          <w:rFonts w:hint="eastAsia"/>
        </w:rPr>
        <w:t>之间即</w:t>
      </w:r>
      <w:r>
        <w:rPr>
          <w:rFonts w:hint="eastAsia"/>
        </w:rPr>
        <w:t>Y</w:t>
      </w:r>
      <w:r>
        <w:rPr>
          <w:rFonts w:hint="eastAsia"/>
        </w:rPr>
        <w:t>∈</w:t>
      </w:r>
      <w:r>
        <w:rPr>
          <w:rFonts w:hint="eastAsia"/>
        </w:rPr>
        <w:t>(0,1),</w:t>
      </w:r>
      <w:r>
        <w:rPr>
          <w:rFonts w:hint="eastAsia"/>
        </w:rPr>
        <w:t>可以看出模型中权重ω越大，表示该特征对预测结果的贡献度越大，当</w:t>
      </w:r>
      <w:r>
        <w:rPr>
          <w:rFonts w:hint="eastAsia"/>
        </w:rPr>
        <w:t>|</w:t>
      </w:r>
      <w:r>
        <w:rPr>
          <w:rFonts w:hint="eastAsia"/>
        </w:rPr>
        <w:t>ω</w:t>
      </w:r>
      <w:r>
        <w:rPr>
          <w:rFonts w:hint="eastAsia"/>
        </w:rPr>
        <w:t>|</w:t>
      </w:r>
      <w:r>
        <w:rPr>
          <w:rFonts w:hint="eastAsia"/>
        </w:rPr>
        <w:t>越小，说明该特征无法对预测结果产生影响，从中剔除，所以这里用逻辑斯特回归模型产生的特征权重进行进一步特征选择来获得更为干净的有效因子集合。根据特征权重由高到低排序，选择排序靠前的特征作为该疾病的度量指标，权重越大对目标疾病的贡献程度越大。</w:t>
      </w:r>
    </w:p>
    <w:p w:rsidR="0054534C" w:rsidRDefault="0027796B" w:rsidP="0054534C">
      <w:pPr>
        <w:ind w:firstLine="480"/>
        <w:jc w:val="center"/>
      </w:pPr>
      <w:r>
        <w:rPr>
          <w:position w:val="-26"/>
        </w:rPr>
        <w:pict>
          <v:shape id="_x0000_i1117" type="#_x0000_t75" style="width:62.8pt;height:31.8pt">
            <v:imagedata r:id="rId109" o:title=""/>
          </v:shape>
        </w:pict>
      </w:r>
      <w:r w:rsidR="00FC3F73">
        <w:rPr>
          <w:rFonts w:hint="eastAsia"/>
          <w:position w:val="-26"/>
        </w:rPr>
        <w:t xml:space="preserve">  (3-3)</w:t>
      </w:r>
    </w:p>
    <w:p w:rsidR="0054534C" w:rsidRDefault="00FC3F73" w:rsidP="00FC3F73">
      <w:pPr>
        <w:ind w:firstLine="480"/>
        <w:jc w:val="left"/>
      </w:pPr>
      <w:r w:rsidRPr="00FC3F73">
        <w:rPr>
          <w:rFonts w:hint="eastAsia"/>
        </w:rPr>
        <w:lastRenderedPageBreak/>
        <w:t>根据第一次特征选择的结果，对所有疾病进行了二次特征选择，获得每个标签对应特征的权重，根据权重对特征排序，最后获得每个特征在所有目标标签上的平均排名，根据实际情况合并所有心血管疾病的特征。</w:t>
      </w:r>
    </w:p>
    <w:p w:rsidR="00FC3F73" w:rsidRDefault="00FC3F73" w:rsidP="00FC3F73">
      <w:pPr>
        <w:pStyle w:val="3"/>
      </w:pPr>
      <w:bookmarkStart w:id="345" w:name="_Toc511730092"/>
      <w:bookmarkStart w:id="346" w:name="_Toc511756925"/>
      <w:r w:rsidRPr="00FC3F73">
        <w:rPr>
          <w:rFonts w:hint="eastAsia"/>
        </w:rPr>
        <w:t>特征选择</w:t>
      </w:r>
      <w:commentRangeStart w:id="347"/>
      <w:r w:rsidRPr="00FC3F73">
        <w:rPr>
          <w:rFonts w:hint="eastAsia"/>
        </w:rPr>
        <w:t>实现</w:t>
      </w:r>
      <w:bookmarkEnd w:id="345"/>
      <w:bookmarkEnd w:id="346"/>
      <w:commentRangeEnd w:id="347"/>
      <w:r w:rsidR="00F73076">
        <w:rPr>
          <w:rStyle w:val="af8"/>
          <w:bCs w:val="0"/>
          <w:snapToGrid/>
          <w:kern w:val="2"/>
        </w:rPr>
        <w:commentReference w:id="347"/>
      </w:r>
    </w:p>
    <w:p w:rsidR="00FC3F73" w:rsidRDefault="00FC3F73" w:rsidP="00FC3F73">
      <w:pPr>
        <w:ind w:firstLine="480"/>
        <w:jc w:val="left"/>
      </w:pPr>
      <w:r>
        <w:rPr>
          <w:rFonts w:hint="eastAsia"/>
        </w:rPr>
        <w:t>以心衰为例部分结果如表</w:t>
      </w:r>
      <w:r>
        <w:rPr>
          <w:rFonts w:hint="eastAsia"/>
        </w:rPr>
        <w:t>3-6</w:t>
      </w:r>
      <w:r>
        <w:rPr>
          <w:rFonts w:hint="eastAsia"/>
        </w:rPr>
        <w:t>，例如该表展示了心律失常的相关性，</w:t>
      </w:r>
      <w:r>
        <w:rPr>
          <w:rFonts w:hint="eastAsia"/>
        </w:rPr>
        <w:t>spearmanr_pval</w:t>
      </w:r>
      <w:r>
        <w:rPr>
          <w:rFonts w:hint="eastAsia"/>
        </w:rPr>
        <w:t>值小于</w:t>
      </w:r>
      <w:r>
        <w:rPr>
          <w:rFonts w:hint="eastAsia"/>
        </w:rPr>
        <w:t>0.05</w:t>
      </w:r>
      <w:r>
        <w:rPr>
          <w:rFonts w:hint="eastAsia"/>
        </w:rPr>
        <w:t>，</w:t>
      </w:r>
      <w:r>
        <w:rPr>
          <w:rFonts w:hint="eastAsia"/>
        </w:rPr>
        <w:t>95%</w:t>
      </w:r>
      <w:r>
        <w:rPr>
          <w:rFonts w:hint="eastAsia"/>
        </w:rPr>
        <w:t>的置信度认为两个随机变量相关，表明心律失常与心衰间存在强相关性，而由于慢性缺血性脑血管病和心衰的</w:t>
      </w:r>
      <w:r>
        <w:rPr>
          <w:rFonts w:hint="eastAsia"/>
        </w:rPr>
        <w:t>spearmanr_pval</w:t>
      </w:r>
      <w:r>
        <w:rPr>
          <w:rFonts w:hint="eastAsia"/>
        </w:rPr>
        <w:t>值大于</w:t>
      </w:r>
      <w:r>
        <w:rPr>
          <w:rFonts w:hint="eastAsia"/>
        </w:rPr>
        <w:t>0.05</w:t>
      </w:r>
      <w:r>
        <w:rPr>
          <w:rFonts w:hint="eastAsia"/>
        </w:rPr>
        <w:t>，无法证明两者间存在一定联系。</w:t>
      </w:r>
    </w:p>
    <w:p w:rsidR="0054534C" w:rsidRDefault="00FC3F73" w:rsidP="00FC3F73">
      <w:pPr>
        <w:ind w:firstLine="480"/>
        <w:jc w:val="center"/>
      </w:pPr>
      <w:r>
        <w:rPr>
          <w:rFonts w:hint="eastAsia"/>
        </w:rPr>
        <w:t>表</w:t>
      </w:r>
      <w:r>
        <w:rPr>
          <w:rFonts w:hint="eastAsia"/>
        </w:rPr>
        <w:t xml:space="preserve">3-6 </w:t>
      </w:r>
      <w:r>
        <w:rPr>
          <w:rFonts w:hint="eastAsia"/>
        </w:rPr>
        <w:t>心衰</w:t>
      </w:r>
      <w:r>
        <w:rPr>
          <w:rFonts w:hint="eastAsia"/>
        </w:rPr>
        <w:t>Spearman</w:t>
      </w:r>
      <w:r>
        <w:rPr>
          <w:rFonts w:hint="eastAsia"/>
        </w:rPr>
        <w:t>相关性分析</w:t>
      </w:r>
    </w:p>
    <w:tbl>
      <w:tblPr>
        <w:tblW w:w="5920" w:type="dxa"/>
        <w:jc w:val="center"/>
        <w:tblBorders>
          <w:top w:val="single" w:sz="4" w:space="0" w:color="7F7F7F"/>
          <w:bottom w:val="single" w:sz="4" w:space="0" w:color="7F7F7F"/>
        </w:tblBorders>
        <w:tblLayout w:type="fixed"/>
        <w:tblLook w:val="04A0" w:firstRow="1" w:lastRow="0" w:firstColumn="1" w:lastColumn="0" w:noHBand="0" w:noVBand="1"/>
      </w:tblPr>
      <w:tblGrid>
        <w:gridCol w:w="1359"/>
        <w:gridCol w:w="2410"/>
        <w:gridCol w:w="2151"/>
      </w:tblGrid>
      <w:tr w:rsidR="00FC3F73" w:rsidRPr="00FC3F73" w:rsidTr="00FC3F73">
        <w:trPr>
          <w:trHeight w:val="240"/>
          <w:jc w:val="center"/>
        </w:trPr>
        <w:tc>
          <w:tcPr>
            <w:tcW w:w="1359" w:type="dxa"/>
            <w:tcBorders>
              <w:top w:val="single" w:sz="12" w:space="0" w:color="auto"/>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hint="eastAsia"/>
                <w:b/>
                <w:bCs/>
                <w:color w:val="000000"/>
                <w:kern w:val="0"/>
                <w:szCs w:val="22"/>
              </w:rPr>
              <w:t>特征</w:t>
            </w:r>
          </w:p>
        </w:tc>
        <w:tc>
          <w:tcPr>
            <w:tcW w:w="2410" w:type="dxa"/>
            <w:tcBorders>
              <w:top w:val="single" w:sz="12" w:space="0" w:color="auto"/>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hint="eastAsia"/>
                <w:b/>
                <w:bCs/>
                <w:color w:val="000000"/>
                <w:kern w:val="0"/>
                <w:szCs w:val="22"/>
              </w:rPr>
              <w:t>特征名</w:t>
            </w:r>
          </w:p>
        </w:tc>
        <w:tc>
          <w:tcPr>
            <w:tcW w:w="2151" w:type="dxa"/>
            <w:tcBorders>
              <w:top w:val="single" w:sz="12" w:space="0" w:color="auto"/>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spearmanr_pval</w:t>
            </w:r>
          </w:p>
        </w:tc>
      </w:tr>
      <w:tr w:rsidR="00FC3F73" w:rsidRPr="00FC3F73" w:rsidTr="00FC3F73">
        <w:trPr>
          <w:trHeight w:val="485"/>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I67_2</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大脑动脉粥样硬化</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2.21536E-12</w:t>
            </w:r>
          </w:p>
        </w:tc>
      </w:tr>
      <w:tr w:rsidR="00FC3F73" w:rsidRPr="00FC3F73" w:rsidTr="00FC3F73">
        <w:trPr>
          <w:trHeight w:val="480"/>
          <w:jc w:val="center"/>
        </w:trPr>
        <w:tc>
          <w:tcPr>
            <w:tcW w:w="1359"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DIZZINESS</w:t>
            </w:r>
          </w:p>
        </w:tc>
        <w:tc>
          <w:tcPr>
            <w:tcW w:w="2410"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头晕头痛</w:t>
            </w:r>
          </w:p>
        </w:tc>
        <w:tc>
          <w:tcPr>
            <w:tcW w:w="2151"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5.78954E-61</w:t>
            </w:r>
          </w:p>
        </w:tc>
      </w:tr>
      <w:tr w:rsidR="00FC3F73" w:rsidRPr="00FC3F73" w:rsidTr="00FC3F73">
        <w:trPr>
          <w:trHeight w:val="485"/>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BIT16</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代谢紊乱</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9.32435E-58</w:t>
            </w:r>
          </w:p>
        </w:tc>
      </w:tr>
      <w:tr w:rsidR="00FC3F73" w:rsidRPr="00FC3F73" w:rsidTr="00FC3F73">
        <w:trPr>
          <w:trHeight w:val="421"/>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BIT38</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肺水肿</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2.22117E-32</w:t>
            </w:r>
          </w:p>
        </w:tc>
      </w:tr>
      <w:tr w:rsidR="00FC3F73" w:rsidRPr="00FC3F73" w:rsidTr="00FC3F73">
        <w:trPr>
          <w:trHeight w:val="400"/>
          <w:jc w:val="center"/>
        </w:trPr>
        <w:tc>
          <w:tcPr>
            <w:tcW w:w="1359"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BIT33</w:t>
            </w:r>
          </w:p>
        </w:tc>
        <w:tc>
          <w:tcPr>
            <w:tcW w:w="2410"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肺炎</w:t>
            </w:r>
          </w:p>
        </w:tc>
        <w:tc>
          <w:tcPr>
            <w:tcW w:w="2151"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4.70524E-20</w:t>
            </w:r>
          </w:p>
        </w:tc>
      </w:tr>
      <w:tr w:rsidR="00FC3F73" w:rsidRPr="00FC3F73" w:rsidTr="00FC3F73">
        <w:trPr>
          <w:trHeight w:val="400"/>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I49_900</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心律失常</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3.36162E-29</w:t>
            </w:r>
          </w:p>
        </w:tc>
      </w:tr>
      <w:tr w:rsidR="00FC3F73" w:rsidRPr="00FC3F73" w:rsidTr="00FC3F73">
        <w:trPr>
          <w:trHeight w:val="400"/>
          <w:jc w:val="center"/>
        </w:trPr>
        <w:tc>
          <w:tcPr>
            <w:tcW w:w="1359"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BIT46</w:t>
            </w:r>
          </w:p>
        </w:tc>
        <w:tc>
          <w:tcPr>
            <w:tcW w:w="2410"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胸痛、呼吸异常</w:t>
            </w:r>
          </w:p>
        </w:tc>
        <w:tc>
          <w:tcPr>
            <w:tcW w:w="2151"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6.92032E-27</w:t>
            </w:r>
          </w:p>
        </w:tc>
      </w:tr>
      <w:tr w:rsidR="00FC3F73" w:rsidRPr="00FC3F73" w:rsidTr="00FC3F73">
        <w:trPr>
          <w:trHeight w:val="400"/>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AGE_NEW</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hint="eastAsia"/>
                <w:kern w:val="0"/>
                <w:szCs w:val="24"/>
              </w:rPr>
              <w:t>年龄</w:t>
            </w:r>
            <w:r w:rsidRPr="00FC3F73">
              <w:rPr>
                <w:rFonts w:ascii="宋体" w:hAnsi="宋体" w:cs="宋体"/>
                <w:kern w:val="0"/>
                <w:szCs w:val="24"/>
              </w:rPr>
              <w:tab/>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eastAsia="Times New Roman"/>
                <w:kern w:val="0"/>
                <w:szCs w:val="20"/>
              </w:rPr>
            </w:pPr>
            <w:r w:rsidRPr="00FC3F73">
              <w:rPr>
                <w:rFonts w:ascii="宋体" w:hAnsi="宋体" w:cs="宋体"/>
                <w:kern w:val="0"/>
                <w:szCs w:val="24"/>
              </w:rPr>
              <w:t>2.99704E-18</w:t>
            </w:r>
          </w:p>
        </w:tc>
      </w:tr>
      <w:tr w:rsidR="00FC3F73" w:rsidRPr="00FC3F73" w:rsidTr="00FC3F73">
        <w:trPr>
          <w:trHeight w:val="400"/>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color w:val="000000"/>
                <w:kern w:val="0"/>
                <w:szCs w:val="22"/>
              </w:rPr>
            </w:pPr>
            <w:r w:rsidRPr="00FC3F73">
              <w:rPr>
                <w:rFonts w:ascii="宋体" w:hAnsi="宋体" w:cs="宋体" w:hint="eastAsia"/>
                <w:b/>
                <w:bCs/>
                <w:color w:val="000000"/>
                <w:kern w:val="0"/>
                <w:szCs w:val="22"/>
              </w:rPr>
              <w:t>BIT32</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hint="eastAsia"/>
                <w:kern w:val="0"/>
                <w:szCs w:val="24"/>
              </w:rPr>
              <w:t>感冒引起的症状</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kern w:val="0"/>
                <w:szCs w:val="24"/>
              </w:rPr>
              <w:t>0.0826336673</w:t>
            </w:r>
          </w:p>
        </w:tc>
      </w:tr>
      <w:tr w:rsidR="00FC3F73" w:rsidRPr="00FC3F73" w:rsidTr="00FC3F73">
        <w:trPr>
          <w:trHeight w:val="400"/>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color w:val="000000"/>
                <w:kern w:val="0"/>
                <w:szCs w:val="22"/>
              </w:rPr>
            </w:pPr>
            <w:r w:rsidRPr="00FC3F73">
              <w:rPr>
                <w:rFonts w:ascii="宋体" w:hAnsi="宋体" w:cs="宋体"/>
                <w:b/>
                <w:bCs/>
                <w:color w:val="000000"/>
                <w:kern w:val="0"/>
                <w:szCs w:val="22"/>
              </w:rPr>
              <w:t>I67_805</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hint="eastAsia"/>
                <w:kern w:val="0"/>
                <w:szCs w:val="24"/>
              </w:rPr>
              <w:t>慢性缺血性脑血管病</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kern w:val="0"/>
                <w:szCs w:val="24"/>
              </w:rPr>
              <w:t>0.1247875084</w:t>
            </w:r>
          </w:p>
        </w:tc>
      </w:tr>
      <w:tr w:rsidR="00FC3F73" w:rsidRPr="00FC3F73" w:rsidTr="00FC3F73">
        <w:trPr>
          <w:trHeight w:val="400"/>
          <w:jc w:val="center"/>
        </w:trPr>
        <w:tc>
          <w:tcPr>
            <w:tcW w:w="1359" w:type="dxa"/>
            <w:tcBorders>
              <w:top w:val="single" w:sz="4" w:space="0" w:color="808080"/>
              <w:left w:val="nil"/>
              <w:bottom w:val="single" w:sz="12" w:space="0" w:color="auto"/>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color w:val="000000"/>
                <w:kern w:val="0"/>
                <w:szCs w:val="22"/>
              </w:rPr>
            </w:pPr>
            <w:r w:rsidRPr="00FC3F73">
              <w:rPr>
                <w:rFonts w:ascii="宋体" w:hAnsi="宋体" w:cs="宋体" w:hint="eastAsia"/>
                <w:b/>
                <w:bCs/>
                <w:color w:val="000000"/>
                <w:kern w:val="0"/>
                <w:szCs w:val="22"/>
              </w:rPr>
              <w:t>BIT40</w:t>
            </w:r>
          </w:p>
        </w:tc>
        <w:tc>
          <w:tcPr>
            <w:tcW w:w="2410" w:type="dxa"/>
            <w:tcBorders>
              <w:top w:val="single" w:sz="4" w:space="0" w:color="808080"/>
              <w:left w:val="nil"/>
              <w:bottom w:val="single" w:sz="12" w:space="0" w:color="auto"/>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hint="eastAsia"/>
                <w:kern w:val="0"/>
                <w:szCs w:val="24"/>
              </w:rPr>
              <w:t>多种相关的皮肤病</w:t>
            </w:r>
          </w:p>
        </w:tc>
        <w:tc>
          <w:tcPr>
            <w:tcW w:w="2151" w:type="dxa"/>
            <w:tcBorders>
              <w:top w:val="single" w:sz="4" w:space="0" w:color="808080"/>
              <w:left w:val="nil"/>
              <w:bottom w:val="single" w:sz="12" w:space="0" w:color="auto"/>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kern w:val="0"/>
                <w:szCs w:val="24"/>
              </w:rPr>
              <w:t>1.451383E-09</w:t>
            </w:r>
          </w:p>
        </w:tc>
      </w:tr>
    </w:tbl>
    <w:p w:rsidR="0054534C" w:rsidRDefault="00FC3F73" w:rsidP="00FC3F73">
      <w:pPr>
        <w:spacing w:beforeLines="50" w:before="120" w:afterLines="50" w:after="120"/>
        <w:ind w:firstLine="480"/>
        <w:jc w:val="left"/>
      </w:pPr>
      <w:r w:rsidRPr="00FC3F73">
        <w:rPr>
          <w:rFonts w:hint="eastAsia"/>
        </w:rPr>
        <w:t>同样以心衰为例，部分结果如表</w:t>
      </w:r>
      <w:r w:rsidRPr="00FC3F73">
        <w:rPr>
          <w:rFonts w:hint="eastAsia"/>
        </w:rPr>
        <w:t>3-7</w:t>
      </w:r>
      <w:r w:rsidRPr="00FC3F73">
        <w:rPr>
          <w:rFonts w:hint="eastAsia"/>
        </w:rPr>
        <w:t>，年龄、心率等特征权重绝对值较大有利于预测结果，而皮肤病类、代谢综合征等权重过小对预测结果影响因素较小。</w:t>
      </w:r>
    </w:p>
    <w:p w:rsidR="0054534C" w:rsidRDefault="00FC3F73" w:rsidP="00FC3F73">
      <w:pPr>
        <w:spacing w:before="50" w:afterLines="50" w:after="120"/>
        <w:ind w:firstLine="480"/>
        <w:jc w:val="center"/>
      </w:pPr>
      <w:r w:rsidRPr="00FC3F73">
        <w:rPr>
          <w:rFonts w:hint="eastAsia"/>
        </w:rPr>
        <w:t>表</w:t>
      </w:r>
      <w:r w:rsidRPr="00FC3F73">
        <w:rPr>
          <w:rFonts w:hint="eastAsia"/>
        </w:rPr>
        <w:t xml:space="preserve">3-7 </w:t>
      </w:r>
      <w:r w:rsidRPr="00FC3F73">
        <w:rPr>
          <w:rFonts w:hint="eastAsia"/>
        </w:rPr>
        <w:t>逻辑回归特征选择</w:t>
      </w:r>
    </w:p>
    <w:tbl>
      <w:tblPr>
        <w:tblW w:w="6480"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160"/>
        <w:gridCol w:w="2160"/>
        <w:gridCol w:w="2160"/>
      </w:tblGrid>
      <w:tr w:rsidR="00FC3F73" w:rsidRPr="00DE7871" w:rsidTr="00DE7871">
        <w:trPr>
          <w:trHeight w:val="320"/>
          <w:jc w:val="center"/>
        </w:trPr>
        <w:tc>
          <w:tcPr>
            <w:tcW w:w="2160" w:type="dxa"/>
            <w:tcBorders>
              <w:bottom w:val="single" w:sz="12" w:space="0" w:color="000000"/>
              <w:tl2br w:val="nil"/>
              <w:tr2bl w:val="nil"/>
            </w:tcBorders>
            <w:shd w:val="clear" w:color="auto" w:fill="auto"/>
          </w:tcPr>
          <w:p w:rsidR="00FC3F73" w:rsidRPr="005330C1" w:rsidRDefault="00FC3F73" w:rsidP="00DE7871">
            <w:pPr>
              <w:widowControl/>
              <w:spacing w:before="100" w:beforeAutospacing="1" w:after="100" w:afterAutospacing="1" w:line="240" w:lineRule="auto"/>
              <w:ind w:firstLineChars="0" w:firstLine="0"/>
              <w:jc w:val="left"/>
              <w:rPr>
                <w:rFonts w:ascii="宋体" w:hAnsi="宋体" w:cs="宋体"/>
                <w:b/>
                <w:bCs/>
                <w:kern w:val="0"/>
                <w:sz w:val="21"/>
              </w:rPr>
            </w:pPr>
            <w:r w:rsidRPr="005330C1">
              <w:rPr>
                <w:rFonts w:ascii="宋体" w:hAnsi="宋体" w:cs="宋体" w:hint="eastAsia"/>
                <w:b/>
                <w:bCs/>
                <w:kern w:val="0"/>
                <w:sz w:val="21"/>
              </w:rPr>
              <w:t>特征</w:t>
            </w:r>
          </w:p>
        </w:tc>
        <w:tc>
          <w:tcPr>
            <w:tcW w:w="2160" w:type="dxa"/>
            <w:tcBorders>
              <w:bottom w:val="single" w:sz="12" w:space="0" w:color="000000"/>
              <w:tl2br w:val="nil"/>
              <w:tr2bl w:val="nil"/>
            </w:tcBorders>
            <w:shd w:val="clear" w:color="auto" w:fill="auto"/>
          </w:tcPr>
          <w:p w:rsidR="00FC3F73" w:rsidRPr="005330C1" w:rsidRDefault="00FC3F73" w:rsidP="00DE7871">
            <w:pPr>
              <w:widowControl/>
              <w:spacing w:before="100" w:beforeAutospacing="1" w:after="100" w:afterAutospacing="1" w:line="240" w:lineRule="auto"/>
              <w:ind w:firstLineChars="0" w:firstLine="0"/>
              <w:jc w:val="left"/>
              <w:rPr>
                <w:rFonts w:ascii="宋体" w:hAnsi="宋体" w:cs="宋体"/>
                <w:b/>
                <w:bCs/>
                <w:kern w:val="0"/>
                <w:sz w:val="21"/>
              </w:rPr>
            </w:pPr>
            <w:r w:rsidRPr="005330C1">
              <w:rPr>
                <w:rFonts w:ascii="宋体" w:hAnsi="宋体" w:cs="宋体" w:hint="eastAsia"/>
                <w:b/>
                <w:bCs/>
                <w:kern w:val="0"/>
                <w:sz w:val="21"/>
              </w:rPr>
              <w:t>说明</w:t>
            </w:r>
          </w:p>
        </w:tc>
        <w:tc>
          <w:tcPr>
            <w:tcW w:w="2160" w:type="dxa"/>
            <w:tcBorders>
              <w:bottom w:val="single" w:sz="12" w:space="0" w:color="000000"/>
              <w:tl2br w:val="nil"/>
              <w:tr2bl w:val="nil"/>
            </w:tcBorders>
            <w:shd w:val="clear" w:color="auto" w:fill="auto"/>
          </w:tcPr>
          <w:p w:rsidR="00FC3F73" w:rsidRPr="005330C1" w:rsidRDefault="00FC3F73" w:rsidP="00DE7871">
            <w:pPr>
              <w:widowControl/>
              <w:spacing w:before="100" w:beforeAutospacing="1" w:after="100" w:afterAutospacing="1" w:line="240" w:lineRule="auto"/>
              <w:ind w:firstLineChars="0" w:firstLine="0"/>
              <w:jc w:val="left"/>
              <w:rPr>
                <w:rFonts w:ascii="宋体" w:hAnsi="宋体" w:cs="宋体"/>
                <w:b/>
                <w:bCs/>
                <w:kern w:val="0"/>
                <w:sz w:val="21"/>
              </w:rPr>
            </w:pPr>
            <w:r w:rsidRPr="005330C1">
              <w:rPr>
                <w:rFonts w:ascii="宋体" w:hAnsi="宋体" w:cs="宋体" w:hint="eastAsia"/>
                <w:b/>
                <w:bCs/>
                <w:kern w:val="0"/>
                <w:sz w:val="21"/>
              </w:rPr>
              <w:t>模型权重</w:t>
            </w:r>
          </w:p>
        </w:tc>
      </w:tr>
      <w:tr w:rsidR="00FC3F73" w:rsidRPr="00DE7871" w:rsidTr="00DE7871">
        <w:trPr>
          <w:trHeight w:val="340"/>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AGE_NEW</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年龄</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0.06502474</w:t>
            </w:r>
          </w:p>
        </w:tc>
      </w:tr>
      <w:tr w:rsidR="00FC3F73" w:rsidRPr="00DE7871" w:rsidTr="00DE7871">
        <w:trPr>
          <w:trHeight w:val="409"/>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HEART_RATE_TIMES</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心率</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-0.05905261</w:t>
            </w:r>
          </w:p>
        </w:tc>
      </w:tr>
      <w:tr w:rsidR="00FC3F73" w:rsidRPr="00DE7871" w:rsidTr="00DE7871">
        <w:trPr>
          <w:trHeight w:val="291"/>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BMI</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体重身高比</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-0.09750807</w:t>
            </w:r>
          </w:p>
        </w:tc>
      </w:tr>
      <w:tr w:rsidR="00FC3F73" w:rsidRPr="00DE7871" w:rsidTr="00DE7871">
        <w:trPr>
          <w:trHeight w:val="291"/>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E7871">
              <w:rPr>
                <w:rFonts w:ascii="宋体" w:hAnsi="宋体" w:cs="宋体" w:hint="eastAsia"/>
                <w:color w:val="000000"/>
                <w:kern w:val="0"/>
                <w:sz w:val="21"/>
              </w:rPr>
              <w:t>BIT33</w:t>
            </w:r>
            <w:r w:rsidRPr="00DE7871">
              <w:rPr>
                <w:rFonts w:ascii="宋体" w:hAnsi="宋体" w:cs="宋体" w:hint="eastAsia"/>
                <w:color w:val="000000"/>
                <w:kern w:val="0"/>
                <w:sz w:val="21"/>
              </w:rPr>
              <w:tab/>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E7871">
              <w:rPr>
                <w:rFonts w:ascii="宋体" w:hAnsi="宋体" w:cs="宋体" w:hint="eastAsia"/>
                <w:color w:val="000000"/>
                <w:kern w:val="0"/>
                <w:sz w:val="21"/>
              </w:rPr>
              <w:t>肺炎</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E7871">
              <w:rPr>
                <w:rFonts w:ascii="宋体" w:hAnsi="宋体" w:cs="宋体" w:hint="eastAsia"/>
                <w:color w:val="000000"/>
                <w:kern w:val="0"/>
                <w:sz w:val="21"/>
              </w:rPr>
              <w:t>0.</w:t>
            </w:r>
            <w:r w:rsidRPr="00DE7871">
              <w:rPr>
                <w:rFonts w:ascii="宋体" w:hAnsi="宋体" w:cs="宋体"/>
                <w:color w:val="000000"/>
                <w:kern w:val="0"/>
                <w:sz w:val="21"/>
              </w:rPr>
              <w:t>299</w:t>
            </w:r>
          </w:p>
        </w:tc>
      </w:tr>
      <w:tr w:rsidR="00FC3F73" w:rsidRPr="00DE7871" w:rsidTr="00DE7871">
        <w:trPr>
          <w:trHeight w:val="357"/>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DBP</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舒张压</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0.10771338</w:t>
            </w:r>
          </w:p>
        </w:tc>
      </w:tr>
      <w:tr w:rsidR="00FC3F73" w:rsidRPr="00DE7871" w:rsidTr="00DE7871">
        <w:trPr>
          <w:trHeight w:val="442"/>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SBP</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收缩压</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0.084</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I49_900</w:t>
            </w:r>
            <w:r w:rsidRPr="00DE7871">
              <w:rPr>
                <w:rFonts w:ascii="宋体" w:hAnsi="宋体" w:cs="宋体" w:hint="eastAsia"/>
                <w:color w:val="000000"/>
                <w:kern w:val="0"/>
                <w:sz w:val="22"/>
                <w:szCs w:val="22"/>
              </w:rPr>
              <w:tab/>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心律失常</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0.179</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BIT46</w:t>
            </w:r>
            <w:r w:rsidRPr="00DE7871">
              <w:rPr>
                <w:rFonts w:ascii="宋体" w:hAnsi="宋体" w:cs="宋体" w:hint="eastAsia"/>
                <w:color w:val="000000"/>
                <w:kern w:val="0"/>
                <w:sz w:val="22"/>
                <w:szCs w:val="22"/>
              </w:rPr>
              <w:tab/>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胸痛、呼吸异常</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w:t>
            </w:r>
            <w:r w:rsidRPr="00DE7871">
              <w:rPr>
                <w:rFonts w:ascii="宋体" w:hAnsi="宋体" w:cs="宋体"/>
                <w:kern w:val="0"/>
                <w:sz w:val="21"/>
              </w:rPr>
              <w:t>287</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color w:val="000000"/>
                <w:kern w:val="0"/>
                <w:sz w:val="22"/>
                <w:szCs w:val="22"/>
              </w:rPr>
              <w:lastRenderedPageBreak/>
              <w:t>BIT40</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多种相关的皮肤病</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kern w:val="0"/>
                <w:sz w:val="21"/>
              </w:rPr>
              <w:t>-</w:t>
            </w:r>
            <w:r w:rsidRPr="00DE7871">
              <w:rPr>
                <w:rFonts w:ascii="宋体" w:hAnsi="宋体" w:cs="宋体" w:hint="eastAsia"/>
                <w:kern w:val="0"/>
                <w:sz w:val="21"/>
              </w:rPr>
              <w:t>0.00</w:t>
            </w:r>
            <w:r w:rsidRPr="00DE7871">
              <w:rPr>
                <w:rFonts w:ascii="宋体" w:hAnsi="宋体" w:cs="宋体"/>
                <w:kern w:val="0"/>
                <w:sz w:val="21"/>
              </w:rPr>
              <w:t>428</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G90</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自主神经系统疾患</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0.0</w:t>
            </w:r>
            <w:r w:rsidRPr="00DE7871">
              <w:rPr>
                <w:rFonts w:ascii="宋体" w:hAnsi="宋体" w:cs="宋体"/>
                <w:kern w:val="0"/>
                <w:sz w:val="21"/>
              </w:rPr>
              <w:t>13</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E16_803</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代谢综合征</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0.00</w:t>
            </w:r>
            <w:r w:rsidRPr="00DE7871">
              <w:rPr>
                <w:rFonts w:ascii="宋体" w:hAnsi="宋体" w:cs="宋体"/>
                <w:kern w:val="0"/>
                <w:sz w:val="21"/>
              </w:rPr>
              <w:t>508</w:t>
            </w:r>
          </w:p>
        </w:tc>
      </w:tr>
    </w:tbl>
    <w:p w:rsidR="0054534C" w:rsidRDefault="00FC3F73" w:rsidP="00FC3F73">
      <w:pPr>
        <w:ind w:firstLine="480"/>
        <w:jc w:val="left"/>
      </w:pPr>
      <w:r w:rsidRPr="00FC3F73">
        <w:rPr>
          <w:rFonts w:hint="eastAsia"/>
        </w:rPr>
        <w:t>最后，根据第二次特征选择结果，获得每个特征在所有目标标签上的平均排名部分结果见表</w:t>
      </w:r>
      <w:r w:rsidRPr="00FC3F73">
        <w:rPr>
          <w:rFonts w:hint="eastAsia"/>
        </w:rPr>
        <w:t>3-8</w:t>
      </w:r>
      <w:r w:rsidRPr="00FC3F73">
        <w:rPr>
          <w:rFonts w:hint="eastAsia"/>
        </w:rPr>
        <w:t>，均值是该特征排序的平均值，多个特征可能有多个相同的值，最后的综合排名是特征在所有标签的排名，最后保留了效果最好的</w:t>
      </w:r>
      <w:r w:rsidRPr="00FC3F73">
        <w:rPr>
          <w:rFonts w:hint="eastAsia"/>
        </w:rPr>
        <w:t>296</w:t>
      </w:r>
      <w:r w:rsidRPr="00FC3F73">
        <w:rPr>
          <w:rFonts w:hint="eastAsia"/>
        </w:rPr>
        <w:t>个特征集合。</w:t>
      </w:r>
    </w:p>
    <w:p w:rsidR="0054534C" w:rsidRDefault="00FC3F73" w:rsidP="00543AD9">
      <w:pPr>
        <w:spacing w:beforeLines="50" w:before="120" w:afterLines="50" w:after="120"/>
        <w:ind w:firstLine="480"/>
        <w:jc w:val="center"/>
      </w:pPr>
      <w:r w:rsidRPr="00FC3F73">
        <w:rPr>
          <w:rFonts w:hint="eastAsia"/>
        </w:rPr>
        <w:t>表</w:t>
      </w:r>
      <w:r w:rsidRPr="00FC3F73">
        <w:rPr>
          <w:rFonts w:hint="eastAsia"/>
        </w:rPr>
        <w:t xml:space="preserve">3-8 </w:t>
      </w:r>
      <w:r w:rsidRPr="00FC3F73">
        <w:rPr>
          <w:rFonts w:hint="eastAsia"/>
        </w:rPr>
        <w:t>特征在每个标签的排名</w:t>
      </w:r>
    </w:p>
    <w:tbl>
      <w:tblPr>
        <w:tblW w:w="10013" w:type="dxa"/>
        <w:tblBorders>
          <w:top w:val="single" w:sz="12" w:space="0" w:color="000000"/>
          <w:bottom w:val="single" w:sz="12" w:space="0" w:color="000000"/>
          <w:insideH w:val="single" w:sz="6" w:space="0" w:color="000000"/>
        </w:tblBorders>
        <w:tblLayout w:type="fixed"/>
        <w:tblLook w:val="0000" w:firstRow="0" w:lastRow="0" w:firstColumn="0" w:lastColumn="0" w:noHBand="0" w:noVBand="0"/>
      </w:tblPr>
      <w:tblGrid>
        <w:gridCol w:w="1242"/>
        <w:gridCol w:w="851"/>
        <w:gridCol w:w="888"/>
        <w:gridCol w:w="850"/>
        <w:gridCol w:w="851"/>
        <w:gridCol w:w="850"/>
        <w:gridCol w:w="992"/>
        <w:gridCol w:w="851"/>
        <w:gridCol w:w="850"/>
        <w:gridCol w:w="851"/>
        <w:gridCol w:w="937"/>
      </w:tblGrid>
      <w:tr w:rsidR="00FC3F73" w:rsidRPr="00FC3F73" w:rsidTr="00DE7871">
        <w:trPr>
          <w:trHeight w:val="373"/>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目标标签</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I47_1</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年龄</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BMI</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I48_X02</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SBP</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R45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E16_200</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E16_803</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BIT16</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G20_X00</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脑卒中</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56</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153</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143</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74</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19</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心衰</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33</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58</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61</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62</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52</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心梗</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8</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54</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32</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121</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26</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39</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肾衰</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42</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39</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157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41</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32</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51</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125</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心肌缺血</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36</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9</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27</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28</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47</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心脏功能病变</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10</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70</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31</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8</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103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55</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126</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冠心病</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54</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32</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58</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45</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50</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高血压</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66</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34</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35</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59</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91</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52</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糖尿病</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19</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153</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99</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63</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45</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均值</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20.11</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24.22</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35.56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45.89</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53.78</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54.89</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55</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57.11</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58</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综合排名</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8</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9</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10</w:t>
            </w:r>
          </w:p>
        </w:tc>
      </w:tr>
    </w:tbl>
    <w:p w:rsidR="00543AD9" w:rsidRDefault="00543AD9" w:rsidP="00543AD9">
      <w:pPr>
        <w:pStyle w:val="2"/>
      </w:pPr>
      <w:bookmarkStart w:id="348" w:name="_Toc511730093"/>
      <w:bookmarkStart w:id="349" w:name="_Toc511756926"/>
      <w:r>
        <w:rPr>
          <w:rFonts w:hint="eastAsia"/>
        </w:rPr>
        <w:t>本章小结</w:t>
      </w:r>
      <w:bookmarkEnd w:id="348"/>
      <w:bookmarkEnd w:id="349"/>
    </w:p>
    <w:p w:rsidR="00543AD9" w:rsidRPr="00543AD9" w:rsidRDefault="00543AD9" w:rsidP="00543AD9">
      <w:pPr>
        <w:ind w:firstLine="480"/>
      </w:pPr>
      <w:r w:rsidRPr="00543AD9">
        <w:rPr>
          <w:rFonts w:hint="eastAsia"/>
        </w:rPr>
        <w:t>本章对心血管疾病数据集应用于多标签分类算法之前对数据处理流程进行了详细说明，首先分析了数据集本身的特性、选取规则及确定研究对象，然后对数据集做了必要的数据清洗，最后为了更好的应用多标签分类算法，本章对数据特征进行了降维，根据心血管疾病数据集的特性，利用</w:t>
      </w:r>
      <w:r w:rsidRPr="00543AD9">
        <w:rPr>
          <w:rFonts w:hint="eastAsia"/>
        </w:rPr>
        <w:t>spearman</w:t>
      </w:r>
      <w:r w:rsidRPr="00543AD9">
        <w:rPr>
          <w:rFonts w:hint="eastAsia"/>
        </w:rPr>
        <w:t>统计和逻辑回归算法相结合进行了特征二次选择策略，获得有效的影响因子，此外还对各部分工作进行了实现。本章通过对心血管疾病数据集进行一系列的预处理操作，为后续工作打下了坚实的基础。</w:t>
      </w:r>
    </w:p>
    <w:p w:rsidR="0054534C" w:rsidRDefault="0054534C" w:rsidP="00543AD9">
      <w:pPr>
        <w:ind w:firstLine="480"/>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Pr="0054534C" w:rsidRDefault="0054534C" w:rsidP="00543AD9">
      <w:pPr>
        <w:ind w:firstLine="480"/>
        <w:jc w:val="center"/>
        <w:sectPr w:rsidR="0054534C" w:rsidRPr="0054534C">
          <w:headerReference w:type="default" r:id="rId110"/>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rsidR="00740470" w:rsidRDefault="008F3C69" w:rsidP="008F3C69">
      <w:pPr>
        <w:pStyle w:val="1"/>
        <w:rPr>
          <w:ins w:id="350" w:author="weihy2018" w:date="2018-04-19T10:21:00Z"/>
        </w:rPr>
      </w:pPr>
      <w:bookmarkStart w:id="351" w:name="_Toc511730094"/>
      <w:bookmarkStart w:id="352" w:name="_Toc511756927"/>
      <w:bookmarkEnd w:id="281"/>
      <w:bookmarkEnd w:id="282"/>
      <w:bookmarkEnd w:id="283"/>
      <w:r w:rsidRPr="008F3C69">
        <w:rPr>
          <w:rFonts w:hint="eastAsia"/>
        </w:rPr>
        <w:lastRenderedPageBreak/>
        <w:t>多标签双重自适应随机采样算法</w:t>
      </w:r>
      <w:bookmarkEnd w:id="351"/>
      <w:bookmarkEnd w:id="352"/>
    </w:p>
    <w:p w:rsidR="00DE4C73" w:rsidRPr="00DE4C73" w:rsidRDefault="00DE4C73">
      <w:pPr>
        <w:ind w:firstLine="480"/>
        <w:pPrChange w:id="353" w:author="weihy2018" w:date="2018-04-19T10:21:00Z">
          <w:pPr>
            <w:pStyle w:val="1"/>
          </w:pPr>
        </w:pPrChange>
      </w:pPr>
      <w:ins w:id="354" w:author="weihy2018" w:date="2018-04-19T10:21:00Z">
        <w:r>
          <w:rPr>
            <w:rFonts w:hint="eastAsia"/>
          </w:rPr>
          <w:t>本章</w:t>
        </w:r>
      </w:ins>
      <w:ins w:id="355" w:author="weihy2018" w:date="2018-04-19T10:22:00Z">
        <w:r>
          <w:rPr>
            <w:rFonts w:hint="eastAsia"/>
          </w:rPr>
          <w:t>针对</w:t>
        </w:r>
        <w:r w:rsidRPr="00B51350">
          <w:rPr>
            <w:rFonts w:hint="eastAsia"/>
          </w:rPr>
          <w:t>患者医疗数据</w:t>
        </w:r>
        <w:r>
          <w:rPr>
            <w:rFonts w:hint="eastAsia"/>
          </w:rPr>
          <w:t>采样中出现的多标签数据集不均衡性问题，分析了</w:t>
        </w:r>
        <w:r>
          <w:rPr>
            <w:rFonts w:hint="eastAsia"/>
          </w:rPr>
          <w:t>ML-RUS</w:t>
        </w:r>
        <w:r>
          <w:rPr>
            <w:rFonts w:hint="eastAsia"/>
          </w:rPr>
          <w:t>、</w:t>
        </w:r>
        <w:r>
          <w:rPr>
            <w:rFonts w:hint="eastAsia"/>
          </w:rPr>
          <w:t>ML-SMOTE</w:t>
        </w:r>
        <w:r>
          <w:rPr>
            <w:rFonts w:hint="eastAsia"/>
          </w:rPr>
          <w:t>等</w:t>
        </w:r>
        <w:r w:rsidRPr="00C64C9D">
          <w:rPr>
            <w:rFonts w:hint="eastAsia"/>
          </w:rPr>
          <w:t>重采样</w:t>
        </w:r>
        <w:r>
          <w:rPr>
            <w:rFonts w:hint="eastAsia"/>
          </w:rPr>
          <w:t>算法带来的大类样本采样过度造成的信息丢失而小类样本过采样造成的信息冗余等</w:t>
        </w:r>
        <w:r w:rsidRPr="00C64C9D">
          <w:rPr>
            <w:rFonts w:hint="eastAsia"/>
          </w:rPr>
          <w:t>不均衡问题</w:t>
        </w:r>
        <w:r>
          <w:rPr>
            <w:rFonts w:hint="eastAsia"/>
          </w:rPr>
          <w:t>，提出了一种多标签双重自适应采样算法</w:t>
        </w:r>
        <w:r>
          <w:rPr>
            <w:rFonts w:hint="eastAsia"/>
          </w:rPr>
          <w:t>ML-DARS</w:t>
        </w:r>
      </w:ins>
      <w:ins w:id="356" w:author="weihy2018" w:date="2018-04-19T10:23:00Z">
        <w:r>
          <w:rPr>
            <w:rFonts w:hint="eastAsia"/>
          </w:rPr>
          <w:t>。</w:t>
        </w:r>
      </w:ins>
    </w:p>
    <w:p w:rsidR="00543AD9" w:rsidRDefault="008F3C69" w:rsidP="005221AD">
      <w:pPr>
        <w:pStyle w:val="2"/>
      </w:pPr>
      <w:bookmarkStart w:id="357" w:name="_Toc511730095"/>
      <w:bookmarkStart w:id="358" w:name="_Toc511756928"/>
      <w:del w:id="359" w:author="weihy2018" w:date="2018-04-19T10:24:00Z">
        <w:r w:rsidDel="00DE4C73">
          <w:rPr>
            <w:rFonts w:hint="eastAsia"/>
          </w:rPr>
          <w:delText>引言</w:delText>
        </w:r>
      </w:del>
      <w:bookmarkStart w:id="360" w:name="_Toc156291146"/>
      <w:bookmarkStart w:id="361" w:name="_Toc156291998"/>
      <w:bookmarkEnd w:id="357"/>
      <w:bookmarkEnd w:id="358"/>
      <w:ins w:id="362" w:author="weihy2018" w:date="2018-04-19T10:23:00Z">
        <w:r w:rsidR="00DE4C73">
          <w:rPr>
            <w:rFonts w:hint="eastAsia"/>
          </w:rPr>
          <w:t>多标签数据集不均衡性问题</w:t>
        </w:r>
      </w:ins>
      <w:ins w:id="363" w:author="weihy2018" w:date="2018-04-19T10:24:00Z">
        <w:r w:rsidR="00DE4C73">
          <w:rPr>
            <w:rFonts w:hint="eastAsia"/>
          </w:rPr>
          <w:t>分析</w:t>
        </w:r>
      </w:ins>
    </w:p>
    <w:p w:rsidR="00543AD9" w:rsidRDefault="00543AD9" w:rsidP="00543AD9">
      <w:pPr>
        <w:ind w:firstLine="480"/>
      </w:pPr>
      <w:r>
        <w:rPr>
          <w:rFonts w:hint="eastAsia"/>
        </w:rPr>
        <w:t>本文中心血管疾病预测模型是基于医院历史门诊数据中的诊断结果和患者自身的体检指标作为模型预测的特征集合。</w:t>
      </w:r>
    </w:p>
    <w:p w:rsidR="00543AD9" w:rsidRDefault="00543AD9" w:rsidP="00543AD9">
      <w:pPr>
        <w:ind w:firstLine="480"/>
      </w:pPr>
      <w:del w:id="364" w:author="weihy2018" w:date="2018-04-19T10:21:00Z">
        <w:r w:rsidDel="007B2DEC">
          <w:rPr>
            <w:rFonts w:hint="eastAsia"/>
          </w:rPr>
          <w:delText xml:space="preserve">    </w:delText>
        </w:r>
      </w:del>
      <w:r>
        <w:rPr>
          <w:rFonts w:hint="eastAsia"/>
        </w:rPr>
        <w:t>由于一位病人一般并发症数目不超过</w:t>
      </w:r>
      <w:r>
        <w:rPr>
          <w:rFonts w:hint="eastAsia"/>
        </w:rPr>
        <w:t>3</w:t>
      </w:r>
      <w:r>
        <w:rPr>
          <w:rFonts w:hint="eastAsia"/>
        </w:rPr>
        <w:t>种，且一种疾病一般仅与少数其他疾病存在明显的相互关系，因而心血管疾病数据集中特征诊断因子存在稀疏性，数据分布存在不均衡等问题，使得分类算法偏向于大类样本，导致预测效果缺乏可靠性。</w:t>
      </w:r>
    </w:p>
    <w:p w:rsidR="00543AD9" w:rsidRDefault="00543AD9" w:rsidP="00543AD9">
      <w:pPr>
        <w:ind w:firstLine="480"/>
      </w:pPr>
      <w:r>
        <w:rPr>
          <w:rFonts w:hint="eastAsia"/>
        </w:rPr>
        <w:t>为此，本文在建立预测模型之前，需要解决多标签数据集的不均衡性问题。多标签分类问题中不仅涉及到多数类标签，而且还要考虑类标签间的相互关系，所以多标签分类比传统单标签分类要面临更为复杂的挑战。多标签分类过程中经常遇到类标签分布不均衡性现象，这些不均衡现象要比传统分类中的更为严重，加剧了多标签分类任务的难度。虽然多标签学习领域的不均衡性数据集到处可见，但是处理多标签不均衡性的方法近些年才被重视和研究。不论是传统的单标签分类还是多标签分类，重采样算法以独立于具体分类算法且成熟有效而得到了广泛研究和应用。</w:t>
      </w:r>
    </w:p>
    <w:p w:rsidR="00543AD9" w:rsidRDefault="00543AD9" w:rsidP="00543AD9">
      <w:pPr>
        <w:ind w:firstLine="480"/>
      </w:pPr>
      <w:r>
        <w:rPr>
          <w:rFonts w:hint="eastAsia"/>
        </w:rPr>
        <w:t>目前，解决多标签不均衡性问题的重采样方法是欠采样和过采样两种方法，这两种方法分开独立的处理数据不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543AD9" w:rsidRPr="00543AD9" w:rsidRDefault="00543AD9" w:rsidP="00543AD9">
      <w:pPr>
        <w:ind w:firstLine="480"/>
      </w:pPr>
      <w:r>
        <w:rPr>
          <w:rFonts w:hint="eastAsia"/>
        </w:rPr>
        <w:t>通过研究分析，本章提出了一种多标签双重自适应随机采样算法</w:t>
      </w:r>
      <w:r>
        <w:rPr>
          <w:rFonts w:hint="eastAsia"/>
        </w:rPr>
        <w:t>ML-DARS(Multi-label double adaptive random sampling algorithm)</w:t>
      </w:r>
      <w:r>
        <w:rPr>
          <w:rFonts w:hint="eastAsia"/>
        </w:rPr>
        <w:t>，并通过与其他已有的数据均衡性算法比较，证明了新算法的有效性。该算法考虑整个数据集的分布，从两个层面解决多标签不均衡性问题即欠采样过程和过采样过程相结合，降低数据集中大类样本的同时也适当的增加了小类样本的数目，防止了大样本信息大量丢失和小样本数据冗余问题。通过将该算法应用于心血管疾病数据集和公共数据集，</w:t>
      </w:r>
      <w:r>
        <w:rPr>
          <w:rFonts w:hint="eastAsia"/>
        </w:rPr>
        <w:t>ML-DARS</w:t>
      </w:r>
      <w:r>
        <w:rPr>
          <w:rFonts w:hint="eastAsia"/>
        </w:rPr>
        <w:t>算法</w:t>
      </w:r>
      <w:r>
        <w:rPr>
          <w:rFonts w:hint="eastAsia"/>
        </w:rPr>
        <w:lastRenderedPageBreak/>
        <w:t>产生的数据集符合实际的数据分布的特点，很好地解决了多标签数据不均衡性问题，提升了分类效果。接下来详细探讨已有的多标签重采样算法，在此基础上重点介绍</w:t>
      </w:r>
      <w:r>
        <w:rPr>
          <w:rFonts w:hint="eastAsia"/>
        </w:rPr>
        <w:t>ML-DARS</w:t>
      </w:r>
      <w:r>
        <w:rPr>
          <w:rFonts w:hint="eastAsia"/>
        </w:rPr>
        <w:t>算法，以及对应的实验结果和评价。</w:t>
      </w:r>
    </w:p>
    <w:p w:rsidR="00543AD9" w:rsidRDefault="00543AD9" w:rsidP="00543AD9">
      <w:pPr>
        <w:pStyle w:val="2"/>
      </w:pPr>
      <w:bookmarkStart w:id="365" w:name="_Toc511730096"/>
      <w:bookmarkStart w:id="366" w:name="_Toc511756929"/>
      <w:r w:rsidRPr="00543AD9">
        <w:rPr>
          <w:rFonts w:hint="eastAsia"/>
        </w:rPr>
        <w:t>多标签重采样算法</w:t>
      </w:r>
      <w:bookmarkEnd w:id="365"/>
      <w:bookmarkEnd w:id="366"/>
      <w:ins w:id="367" w:author="weihy2018" w:date="2018-04-19T10:25:00Z">
        <w:r w:rsidR="00F3765F">
          <w:rPr>
            <w:rFonts w:hint="eastAsia"/>
          </w:rPr>
          <w:t>分析</w:t>
        </w:r>
      </w:ins>
      <w:r w:rsidR="006A4B8F">
        <w:rPr>
          <w:rFonts w:hint="eastAsia"/>
        </w:rPr>
        <w:t xml:space="preserve"> </w:t>
      </w:r>
    </w:p>
    <w:p w:rsidR="00C64C9D" w:rsidRDefault="00C64C9D" w:rsidP="00C64C9D">
      <w:pPr>
        <w:ind w:firstLine="480"/>
      </w:pPr>
      <w:r w:rsidRPr="00C64C9D">
        <w:rPr>
          <w:rFonts w:hint="eastAsia"/>
        </w:rPr>
        <w:t>目前多标签学习领域的不均衡问题解决方法集中于重采样技术，分为基于</w:t>
      </w:r>
      <w:r w:rsidRPr="00C64C9D">
        <w:rPr>
          <w:rFonts w:hint="eastAsia"/>
        </w:rPr>
        <w:t>LP</w:t>
      </w:r>
      <w:r w:rsidRPr="00C64C9D">
        <w:rPr>
          <w:rFonts w:hint="eastAsia"/>
        </w:rPr>
        <w:t>方法和基于</w:t>
      </w:r>
      <w:r w:rsidRPr="00C64C9D">
        <w:rPr>
          <w:rFonts w:hint="eastAsia"/>
        </w:rPr>
        <w:t>ML</w:t>
      </w:r>
      <w:r w:rsidRPr="00C64C9D">
        <w:rPr>
          <w:rFonts w:hint="eastAsia"/>
        </w:rPr>
        <w:t>方法，其中</w:t>
      </w:r>
      <w:r w:rsidRPr="00C64C9D">
        <w:rPr>
          <w:rFonts w:hint="eastAsia"/>
        </w:rPr>
        <w:t>ML</w:t>
      </w:r>
      <w:r w:rsidRPr="00C64C9D">
        <w:rPr>
          <w:rFonts w:hint="eastAsia"/>
        </w:rPr>
        <w:t>方法在</w:t>
      </w:r>
      <w:r w:rsidRPr="00C64C9D">
        <w:rPr>
          <w:rFonts w:hint="eastAsia"/>
        </w:rPr>
        <w:t>LP</w:t>
      </w:r>
      <w:r w:rsidRPr="00C64C9D">
        <w:rPr>
          <w:rFonts w:hint="eastAsia"/>
        </w:rPr>
        <w:t>方法的基础上进行了修正，更加有效的解决了多标签不均衡性问题。基于</w:t>
      </w:r>
      <w:r w:rsidRPr="00C64C9D">
        <w:rPr>
          <w:rFonts w:hint="eastAsia"/>
        </w:rPr>
        <w:t>ML</w:t>
      </w:r>
      <w:r w:rsidRPr="00C64C9D">
        <w:rPr>
          <w:rFonts w:hint="eastAsia"/>
        </w:rPr>
        <w:t>方法对标签集合中的每个标签评估不均衡性，如公式（</w:t>
      </w:r>
      <w:r w:rsidRPr="00C64C9D">
        <w:rPr>
          <w:rFonts w:hint="eastAsia"/>
        </w:rPr>
        <w:t>2-12</w:t>
      </w:r>
      <w:r w:rsidRPr="00C64C9D">
        <w:rPr>
          <w:rFonts w:hint="eastAsia"/>
        </w:rPr>
        <w:t>）、</w:t>
      </w:r>
      <w:r w:rsidRPr="00C64C9D">
        <w:rPr>
          <w:rFonts w:hint="eastAsia"/>
        </w:rPr>
        <w:t>(2-13)</w:t>
      </w:r>
      <w:r w:rsidRPr="00C64C9D">
        <w:rPr>
          <w:rFonts w:hint="eastAsia"/>
        </w:rPr>
        <w:t>，</w:t>
      </w:r>
      <w:r w:rsidRPr="00C64C9D">
        <w:rPr>
          <w:rFonts w:hint="eastAsia"/>
        </w:rPr>
        <w:t xml:space="preserve">IRLbl&gt;MeanIR, </w:t>
      </w:r>
      <w:r w:rsidRPr="00C64C9D">
        <w:rPr>
          <w:rFonts w:hint="eastAsia"/>
        </w:rPr>
        <w:t>将标签归到小类标签集合中，</w:t>
      </w:r>
      <w:r w:rsidRPr="00C64C9D">
        <w:rPr>
          <w:rFonts w:hint="eastAsia"/>
        </w:rPr>
        <w:t>IRLbl&lt;MeanIR</w:t>
      </w:r>
      <w:r w:rsidRPr="00C64C9D">
        <w:rPr>
          <w:rFonts w:hint="eastAsia"/>
        </w:rPr>
        <w:t>则归入大类标签集合中，在此基础上采用不同策略对训练集重采样。基于</w:t>
      </w:r>
      <w:r w:rsidRPr="00C64C9D">
        <w:rPr>
          <w:rFonts w:hint="eastAsia"/>
        </w:rPr>
        <w:t>ML</w:t>
      </w:r>
      <w:r w:rsidRPr="00C64C9D">
        <w:rPr>
          <w:rFonts w:hint="eastAsia"/>
        </w:rPr>
        <w:t>方法具体包括</w:t>
      </w:r>
      <w:r w:rsidRPr="00C64C9D">
        <w:rPr>
          <w:rFonts w:hint="eastAsia"/>
        </w:rPr>
        <w:t>ML-RUS</w:t>
      </w:r>
      <w:r w:rsidRPr="00C64C9D">
        <w:rPr>
          <w:rFonts w:hint="eastAsia"/>
        </w:rPr>
        <w:t>欠采样算法、</w:t>
      </w:r>
      <w:r w:rsidRPr="00C64C9D">
        <w:rPr>
          <w:rFonts w:hint="eastAsia"/>
        </w:rPr>
        <w:t>ML-ROS</w:t>
      </w:r>
      <w:r w:rsidRPr="00C64C9D">
        <w:rPr>
          <w:rFonts w:hint="eastAsia"/>
        </w:rPr>
        <w:t>过采样算法、</w:t>
      </w:r>
      <w:r w:rsidRPr="00C64C9D">
        <w:rPr>
          <w:rFonts w:hint="eastAsia"/>
        </w:rPr>
        <w:t>ML-SMOTE</w:t>
      </w:r>
      <w:r w:rsidRPr="00C64C9D">
        <w:rPr>
          <w:rFonts w:hint="eastAsia"/>
        </w:rPr>
        <w:t>小样本合成算法，对此接下来将会详细介绍。</w:t>
      </w:r>
    </w:p>
    <w:p w:rsidR="00C64C9D" w:rsidRDefault="00C64C9D" w:rsidP="00C64C9D">
      <w:pPr>
        <w:numPr>
          <w:ilvl w:val="0"/>
          <w:numId w:val="30"/>
        </w:numPr>
        <w:ind w:firstLineChars="0"/>
      </w:pPr>
      <w:r w:rsidRPr="00C64C9D">
        <w:rPr>
          <w:rFonts w:hint="eastAsia"/>
        </w:rPr>
        <w:t>ML-RUS</w:t>
      </w:r>
      <w:r w:rsidRPr="00C64C9D">
        <w:rPr>
          <w:rFonts w:hint="eastAsia"/>
        </w:rPr>
        <w:t>算法</w:t>
      </w:r>
    </w:p>
    <w:p w:rsidR="00C64C9D" w:rsidRDefault="00C64C9D" w:rsidP="008F4943">
      <w:pPr>
        <w:ind w:firstLine="480"/>
      </w:pPr>
      <w:r w:rsidRPr="00C64C9D">
        <w:rPr>
          <w:rFonts w:hint="eastAsia"/>
        </w:rPr>
        <w:t>ML-RUS</w:t>
      </w:r>
      <w:r w:rsidRPr="00C64C9D">
        <w:rPr>
          <w:rFonts w:hint="eastAsia"/>
        </w:rPr>
        <w:t>算法主要思想是随机删除不在小类标签集合中的样本。包含小类标签的样本从要删除的样本集中排除出去，每次从删除样本集中随机选择一样本进行删除，该样本仅含有大类标签，之后检测大类标签样本集中每个标签的</w:t>
      </w:r>
      <w:r w:rsidRPr="00C64C9D">
        <w:rPr>
          <w:rFonts w:hint="eastAsia"/>
        </w:rPr>
        <w:t>IRLbl</w:t>
      </w:r>
      <w:r w:rsidRPr="00C64C9D">
        <w:rPr>
          <w:rFonts w:hint="eastAsia"/>
        </w:rPr>
        <w:t>是否大于初始的</w:t>
      </w:r>
      <w:r w:rsidRPr="00C64C9D">
        <w:rPr>
          <w:rFonts w:hint="eastAsia"/>
        </w:rPr>
        <w:t>MeanIR</w:t>
      </w:r>
      <w:r w:rsidRPr="00C64C9D">
        <w:rPr>
          <w:rFonts w:hint="eastAsia"/>
        </w:rPr>
        <w:t>，若是说明该标签对应的样本集变小了，将该标签从大类标签集合中删除，重复上述过程直到达到规定的阈值，完成欠采样过程。算法伪代码过程见算法</w:t>
      </w:r>
      <w:r w:rsidRPr="00C64C9D">
        <w:rPr>
          <w:rFonts w:hint="eastAsia"/>
        </w:rPr>
        <w:t>1,</w:t>
      </w:r>
      <w:r w:rsidRPr="00C64C9D">
        <w:rPr>
          <w:rFonts w:hint="eastAsia"/>
        </w:rPr>
        <w:t>该算法在一定程度上缓解了多标签数据不均衡问题。</w:t>
      </w:r>
    </w:p>
    <w:p w:rsidR="007D72FA" w:rsidRDefault="007D72FA" w:rsidP="00A2082E">
      <w:pPr>
        <w:ind w:firstLine="480"/>
      </w:pPr>
      <w:r w:rsidRPr="007D72FA">
        <w:rPr>
          <w:rFonts w:hint="eastAsia"/>
        </w:rPr>
        <w:t>算法</w:t>
      </w:r>
      <w:r w:rsidRPr="007D72FA">
        <w:rPr>
          <w:rFonts w:hint="eastAsia"/>
        </w:rPr>
        <w:t>1 ML-RUS</w:t>
      </w:r>
    </w:p>
    <w:tbl>
      <w:tblPr>
        <w:tblW w:w="0" w:type="auto"/>
        <w:jc w:val="center"/>
        <w:tblInd w:w="10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8010"/>
      </w:tblGrid>
      <w:tr w:rsidR="007D72FA" w:rsidTr="007D72FA">
        <w:trPr>
          <w:trHeight w:val="6914"/>
          <w:jc w:val="center"/>
        </w:trPr>
        <w:tc>
          <w:tcPr>
            <w:tcW w:w="8010" w:type="dxa"/>
          </w:tcPr>
          <w:p w:rsidR="007D72FA" w:rsidRPr="007D72FA" w:rsidRDefault="007D72FA" w:rsidP="007D72FA">
            <w:pPr>
              <w:ind w:firstLineChars="0" w:firstLine="0"/>
              <w:jc w:val="left"/>
              <w:rPr>
                <w:sz w:val="21"/>
              </w:rPr>
            </w:pPr>
            <w:r w:rsidRPr="007D72FA">
              <w:rPr>
                <w:rFonts w:hint="eastAsia"/>
                <w:sz w:val="21"/>
              </w:rPr>
              <w:lastRenderedPageBreak/>
              <w:t xml:space="preserve">Input: </w:t>
            </w:r>
            <w:r w:rsidRPr="007D72FA">
              <w:rPr>
                <w:rFonts w:hint="eastAsia"/>
                <w:sz w:val="21"/>
              </w:rPr>
              <w:t>训练数据集</w:t>
            </w:r>
            <w:r w:rsidRPr="007D72FA">
              <w:rPr>
                <w:rFonts w:hint="eastAsia"/>
                <w:sz w:val="21"/>
              </w:rPr>
              <w:t xml:space="preserve">D, </w:t>
            </w:r>
            <w:r w:rsidRPr="007D72FA">
              <w:rPr>
                <w:rFonts w:hint="eastAsia"/>
                <w:sz w:val="21"/>
              </w:rPr>
              <w:t>对应的标签集合</w:t>
            </w:r>
            <w:r w:rsidRPr="007D72FA">
              <w:rPr>
                <w:rFonts w:hint="eastAsia"/>
                <w:sz w:val="21"/>
              </w:rPr>
              <w:t xml:space="preserve">L, </w:t>
            </w:r>
            <w:r w:rsidRPr="007D72FA">
              <w:rPr>
                <w:rFonts w:hint="eastAsia"/>
                <w:sz w:val="21"/>
              </w:rPr>
              <w:t>欠采样比例</w:t>
            </w:r>
            <w:r w:rsidRPr="007D72FA">
              <w:rPr>
                <w:rFonts w:hint="eastAsia"/>
                <w:sz w:val="21"/>
              </w:rPr>
              <w:t>P</w:t>
            </w:r>
          </w:p>
          <w:p w:rsidR="007D72FA" w:rsidRPr="007D72FA" w:rsidRDefault="007D72FA" w:rsidP="007D72FA">
            <w:pPr>
              <w:ind w:firstLineChars="0" w:firstLine="0"/>
              <w:jc w:val="left"/>
              <w:rPr>
                <w:sz w:val="21"/>
              </w:rPr>
            </w:pPr>
            <w:r w:rsidRPr="007D72FA">
              <w:rPr>
                <w:rFonts w:hint="eastAsia"/>
                <w:sz w:val="21"/>
              </w:rPr>
              <w:t xml:space="preserve">Output: </w:t>
            </w:r>
            <w:r w:rsidRPr="007D72FA">
              <w:rPr>
                <w:rFonts w:hint="eastAsia"/>
                <w:sz w:val="21"/>
              </w:rPr>
              <w:t>采样过后的数据集</w:t>
            </w:r>
            <w:r w:rsidRPr="007D72FA">
              <w:rPr>
                <w:rFonts w:hint="eastAsia"/>
                <w:sz w:val="21"/>
              </w:rPr>
              <w:t>Y</w:t>
            </w:r>
          </w:p>
          <w:p w:rsidR="007D72FA" w:rsidRPr="007D72FA" w:rsidRDefault="007D72FA" w:rsidP="007D72FA">
            <w:pPr>
              <w:ind w:firstLineChars="0" w:firstLine="0"/>
              <w:jc w:val="left"/>
              <w:rPr>
                <w:sz w:val="21"/>
              </w:rPr>
            </w:pPr>
            <w:r w:rsidRPr="007D72FA">
              <w:rPr>
                <w:rFonts w:hint="eastAsia"/>
                <w:sz w:val="21"/>
              </w:rPr>
              <w:t>(1)</w:t>
            </w:r>
            <w:r w:rsidRPr="007D72FA">
              <w:rPr>
                <w:rFonts w:hint="eastAsia"/>
                <w:sz w:val="21"/>
              </w:rPr>
              <w:tab/>
              <w:t>samplesToDelete=|D|*P,  P</w:t>
            </w:r>
            <w:r w:rsidRPr="007D72FA">
              <w:rPr>
                <w:rFonts w:hint="eastAsia"/>
                <w:sz w:val="21"/>
              </w:rPr>
              <w:t>表示从训练集中删除的样本比例</w:t>
            </w:r>
          </w:p>
          <w:p w:rsidR="007D72FA" w:rsidRPr="007D72FA" w:rsidRDefault="007D72FA" w:rsidP="007D72FA">
            <w:pPr>
              <w:ind w:firstLineChars="0" w:firstLine="0"/>
              <w:jc w:val="left"/>
              <w:rPr>
                <w:sz w:val="21"/>
              </w:rPr>
            </w:pPr>
            <w:r w:rsidRPr="007D72FA">
              <w:rPr>
                <w:sz w:val="21"/>
              </w:rPr>
              <w:t>(2)</w:t>
            </w:r>
            <w:r w:rsidRPr="007D72FA">
              <w:rPr>
                <w:sz w:val="21"/>
              </w:rPr>
              <w:tab/>
            </w:r>
            <w:r w:rsidRPr="007D72FA">
              <w:rPr>
                <w:b/>
                <w:sz w:val="21"/>
              </w:rPr>
              <w:t xml:space="preserve">for </w:t>
            </w:r>
            <w:r w:rsidRPr="007D72FA">
              <w:rPr>
                <w:sz w:val="21"/>
              </w:rPr>
              <w:t xml:space="preserve"> each label </w:t>
            </w:r>
            <w:r w:rsidRPr="007D72FA">
              <w:rPr>
                <w:b/>
                <w:sz w:val="21"/>
              </w:rPr>
              <w:t xml:space="preserve"> in </w:t>
            </w:r>
            <w:r w:rsidRPr="007D72FA">
              <w:rPr>
                <w:sz w:val="21"/>
              </w:rPr>
              <w:t xml:space="preserve"> L </w:t>
            </w:r>
            <w:r w:rsidRPr="007D72FA">
              <w:rPr>
                <w:b/>
                <w:sz w:val="21"/>
              </w:rPr>
              <w:t xml:space="preserve"> do</w:t>
            </w:r>
          </w:p>
          <w:p w:rsidR="007D72FA" w:rsidRPr="007D72FA" w:rsidRDefault="007D72FA" w:rsidP="007D72FA">
            <w:pPr>
              <w:ind w:firstLineChars="0" w:firstLine="0"/>
              <w:jc w:val="left"/>
              <w:rPr>
                <w:sz w:val="21"/>
              </w:rPr>
            </w:pPr>
            <w:r w:rsidRPr="007D72FA">
              <w:rPr>
                <w:sz w:val="21"/>
              </w:rPr>
              <w:t>(3)</w:t>
            </w:r>
            <w:r w:rsidRPr="007D72FA">
              <w:rPr>
                <w:sz w:val="21"/>
              </w:rPr>
              <w:tab/>
              <w:t xml:space="preserve">  IRLbllabel =calculateIRLbl(D,label) </w:t>
            </w:r>
          </w:p>
          <w:p w:rsidR="007D72FA" w:rsidRPr="007D72FA" w:rsidRDefault="007D72FA" w:rsidP="007D72FA">
            <w:pPr>
              <w:ind w:firstLineChars="0" w:firstLine="0"/>
              <w:jc w:val="left"/>
              <w:rPr>
                <w:sz w:val="21"/>
              </w:rPr>
            </w:pPr>
            <w:r w:rsidRPr="007D72FA">
              <w:rPr>
                <w:sz w:val="21"/>
              </w:rPr>
              <w:t>(4)</w:t>
            </w:r>
            <w:r w:rsidRPr="007D72FA">
              <w:rPr>
                <w:sz w:val="21"/>
              </w:rPr>
              <w:tab/>
              <w:t xml:space="preserve"> </w:t>
            </w:r>
            <w:r w:rsidRPr="007D72FA">
              <w:rPr>
                <w:b/>
                <w:sz w:val="21"/>
              </w:rPr>
              <w:t xml:space="preserve"> If </w:t>
            </w:r>
            <w:r w:rsidRPr="007D72FA">
              <w:rPr>
                <w:sz w:val="21"/>
              </w:rPr>
              <w:t xml:space="preserve"> IRLbllabel &lt; meanIR </w:t>
            </w:r>
            <w:r w:rsidRPr="007D72FA">
              <w:rPr>
                <w:b/>
                <w:sz w:val="21"/>
              </w:rPr>
              <w:t xml:space="preserve"> then</w:t>
            </w:r>
          </w:p>
          <w:p w:rsidR="007D72FA" w:rsidRPr="007D72FA" w:rsidRDefault="007D72FA" w:rsidP="007D72FA">
            <w:pPr>
              <w:ind w:firstLineChars="0" w:firstLine="0"/>
              <w:jc w:val="left"/>
              <w:rPr>
                <w:sz w:val="21"/>
              </w:rPr>
            </w:pPr>
            <w:r w:rsidRPr="007D72FA">
              <w:rPr>
                <w:rFonts w:hint="eastAsia"/>
                <w:sz w:val="21"/>
              </w:rPr>
              <w:t>(5)</w:t>
            </w:r>
            <w:r w:rsidRPr="007D72FA">
              <w:rPr>
                <w:rFonts w:hint="eastAsia"/>
                <w:sz w:val="21"/>
              </w:rPr>
              <w:tab/>
              <w:t xml:space="preserve">     Label </w:t>
            </w:r>
            <w:r w:rsidRPr="007D72FA">
              <w:rPr>
                <w:rFonts w:hint="eastAsia"/>
                <w:sz w:val="21"/>
              </w:rPr>
              <w:t>加入</w:t>
            </w:r>
            <w:r w:rsidRPr="007D72FA">
              <w:rPr>
                <w:rFonts w:hint="eastAsia"/>
                <w:sz w:val="21"/>
              </w:rPr>
              <w:t xml:space="preserve">maxBag </w:t>
            </w:r>
            <w:r w:rsidRPr="007D72FA">
              <w:rPr>
                <w:rFonts w:hint="eastAsia"/>
                <w:sz w:val="21"/>
              </w:rPr>
              <w:t>集合中</w:t>
            </w:r>
          </w:p>
          <w:p w:rsidR="007D72FA" w:rsidRPr="007D72FA" w:rsidRDefault="007D72FA" w:rsidP="007D72FA">
            <w:pPr>
              <w:ind w:firstLineChars="0" w:firstLine="0"/>
              <w:jc w:val="left"/>
              <w:rPr>
                <w:sz w:val="21"/>
              </w:rPr>
            </w:pPr>
            <w:r w:rsidRPr="007D72FA">
              <w:rPr>
                <w:rFonts w:hint="eastAsia"/>
                <w:sz w:val="21"/>
              </w:rPr>
              <w:t>(6)</w:t>
            </w:r>
            <w:r w:rsidRPr="007D72FA">
              <w:rPr>
                <w:rFonts w:hint="eastAsia"/>
                <w:sz w:val="21"/>
              </w:rPr>
              <w:tab/>
              <w:t xml:space="preserve"> </w:t>
            </w:r>
            <w:r w:rsidRPr="007D72FA">
              <w:rPr>
                <w:rFonts w:hint="eastAsia"/>
                <w:b/>
                <w:sz w:val="21"/>
              </w:rPr>
              <w:t xml:space="preserve"> else </w:t>
            </w:r>
            <w:r w:rsidRPr="007D72FA">
              <w:rPr>
                <w:rFonts w:hint="eastAsia"/>
                <w:sz w:val="21"/>
              </w:rPr>
              <w:t xml:space="preserve"> label </w:t>
            </w:r>
            <w:r w:rsidRPr="007D72FA">
              <w:rPr>
                <w:rFonts w:hint="eastAsia"/>
                <w:sz w:val="21"/>
              </w:rPr>
              <w:t>加入</w:t>
            </w:r>
            <w:r w:rsidRPr="007D72FA">
              <w:rPr>
                <w:rFonts w:hint="eastAsia"/>
                <w:sz w:val="21"/>
              </w:rPr>
              <w:t xml:space="preserve"> minBag</w:t>
            </w:r>
            <w:r w:rsidRPr="007D72FA">
              <w:rPr>
                <w:rFonts w:hint="eastAsia"/>
                <w:sz w:val="21"/>
              </w:rPr>
              <w:t>中</w:t>
            </w:r>
          </w:p>
          <w:p w:rsidR="007D72FA" w:rsidRPr="007D72FA" w:rsidRDefault="007D72FA" w:rsidP="007D72FA">
            <w:pPr>
              <w:ind w:firstLineChars="0" w:firstLine="0"/>
              <w:jc w:val="left"/>
              <w:rPr>
                <w:sz w:val="21"/>
              </w:rPr>
            </w:pPr>
            <w:r w:rsidRPr="007D72FA">
              <w:rPr>
                <w:sz w:val="21"/>
              </w:rPr>
              <w:t>(7)</w:t>
            </w:r>
            <w:r w:rsidRPr="007D72FA">
              <w:rPr>
                <w:sz w:val="21"/>
              </w:rPr>
              <w:tab/>
            </w:r>
            <w:r w:rsidRPr="007D72FA">
              <w:rPr>
                <w:b/>
                <w:sz w:val="21"/>
              </w:rPr>
              <w:t>End for</w:t>
            </w:r>
          </w:p>
          <w:p w:rsidR="007D72FA" w:rsidRPr="007D72FA" w:rsidRDefault="007D72FA" w:rsidP="007D72FA">
            <w:pPr>
              <w:ind w:firstLineChars="0" w:firstLine="0"/>
              <w:jc w:val="left"/>
              <w:rPr>
                <w:b/>
                <w:sz w:val="21"/>
              </w:rPr>
            </w:pPr>
            <w:r w:rsidRPr="007D72FA">
              <w:rPr>
                <w:sz w:val="21"/>
              </w:rPr>
              <w:t>(8)</w:t>
            </w:r>
            <w:r w:rsidRPr="007D72FA">
              <w:rPr>
                <w:sz w:val="21"/>
              </w:rPr>
              <w:tab/>
            </w:r>
            <w:r w:rsidRPr="007D72FA">
              <w:rPr>
                <w:b/>
                <w:sz w:val="21"/>
              </w:rPr>
              <w:t xml:space="preserve">While </w:t>
            </w:r>
            <w:r w:rsidRPr="007D72FA">
              <w:rPr>
                <w:sz w:val="21"/>
              </w:rPr>
              <w:t xml:space="preserve"> samplesToDelete &gt;0 </w:t>
            </w:r>
            <w:r w:rsidRPr="007D72FA">
              <w:rPr>
                <w:b/>
                <w:sz w:val="21"/>
              </w:rPr>
              <w:t xml:space="preserve"> do</w:t>
            </w:r>
          </w:p>
          <w:p w:rsidR="007D72FA" w:rsidRPr="007D72FA" w:rsidRDefault="007D72FA" w:rsidP="007D72FA">
            <w:pPr>
              <w:ind w:firstLineChars="0" w:firstLine="0"/>
              <w:jc w:val="left"/>
              <w:rPr>
                <w:sz w:val="21"/>
              </w:rPr>
            </w:pPr>
            <w:r w:rsidRPr="007D72FA">
              <w:rPr>
                <w:rFonts w:hint="eastAsia"/>
                <w:sz w:val="21"/>
              </w:rPr>
              <w:t>(9)</w:t>
            </w:r>
            <w:r w:rsidRPr="007D72FA">
              <w:rPr>
                <w:rFonts w:hint="eastAsia"/>
                <w:sz w:val="21"/>
              </w:rPr>
              <w:tab/>
              <w:t xml:space="preserve">   </w:t>
            </w:r>
            <w:r w:rsidRPr="007D72FA">
              <w:rPr>
                <w:rFonts w:hint="eastAsia"/>
                <w:sz w:val="21"/>
              </w:rPr>
              <w:t>从训练集</w:t>
            </w:r>
            <w:r w:rsidRPr="007D72FA">
              <w:rPr>
                <w:rFonts w:hint="eastAsia"/>
                <w:sz w:val="21"/>
              </w:rPr>
              <w:t>D</w:t>
            </w:r>
            <w:r w:rsidRPr="007D72FA">
              <w:rPr>
                <w:rFonts w:hint="eastAsia"/>
                <w:sz w:val="21"/>
              </w:rPr>
              <w:t>中随机选取一个样本</w:t>
            </w:r>
            <w:r w:rsidRPr="007D72FA">
              <w:rPr>
                <w:rFonts w:hint="eastAsia"/>
                <w:sz w:val="21"/>
              </w:rPr>
              <w:t>x</w:t>
            </w:r>
          </w:p>
          <w:p w:rsidR="007D72FA" w:rsidRPr="007D72FA" w:rsidRDefault="007D72FA" w:rsidP="007D72FA">
            <w:pPr>
              <w:ind w:firstLineChars="0" w:firstLine="0"/>
              <w:jc w:val="left"/>
              <w:rPr>
                <w:b/>
                <w:sz w:val="21"/>
              </w:rPr>
            </w:pPr>
            <w:r w:rsidRPr="007D72FA">
              <w:rPr>
                <w:sz w:val="21"/>
              </w:rPr>
              <w:t>(10)</w:t>
            </w:r>
            <w:r w:rsidRPr="007D72FA">
              <w:rPr>
                <w:sz w:val="21"/>
              </w:rPr>
              <w:tab/>
              <w:t xml:space="preserve">  </w:t>
            </w:r>
            <w:r w:rsidRPr="007D72FA">
              <w:rPr>
                <w:b/>
                <w:sz w:val="21"/>
              </w:rPr>
              <w:t xml:space="preserve"> For</w:t>
            </w:r>
            <w:r w:rsidRPr="007D72FA">
              <w:rPr>
                <w:sz w:val="21"/>
              </w:rPr>
              <w:t xml:space="preserve">  each minBagi  </w:t>
            </w:r>
            <w:r w:rsidRPr="007D72FA">
              <w:rPr>
                <w:b/>
                <w:sz w:val="21"/>
              </w:rPr>
              <w:t xml:space="preserve"> in  </w:t>
            </w:r>
            <w:r w:rsidRPr="007D72FA">
              <w:rPr>
                <w:sz w:val="21"/>
              </w:rPr>
              <w:t xml:space="preserve">minBag </w:t>
            </w:r>
            <w:r w:rsidRPr="007D72FA">
              <w:rPr>
                <w:b/>
                <w:sz w:val="21"/>
              </w:rPr>
              <w:t xml:space="preserve"> do</w:t>
            </w:r>
          </w:p>
          <w:p w:rsidR="007D72FA" w:rsidRPr="007D72FA" w:rsidRDefault="007D72FA" w:rsidP="007D72FA">
            <w:pPr>
              <w:ind w:firstLineChars="0" w:firstLine="0"/>
              <w:jc w:val="left"/>
              <w:rPr>
                <w:b/>
                <w:sz w:val="21"/>
              </w:rPr>
            </w:pPr>
            <w:r w:rsidRPr="007D72FA">
              <w:rPr>
                <w:sz w:val="21"/>
              </w:rPr>
              <w:t>(11)</w:t>
            </w:r>
            <w:r w:rsidRPr="007D72FA">
              <w:rPr>
                <w:sz w:val="21"/>
              </w:rPr>
              <w:tab/>
              <w:t xml:space="preserve">    </w:t>
            </w:r>
            <w:r w:rsidRPr="007D72FA">
              <w:rPr>
                <w:b/>
                <w:sz w:val="21"/>
              </w:rPr>
              <w:t xml:space="preserve">   If </w:t>
            </w:r>
            <w:r w:rsidRPr="007D72FA">
              <w:rPr>
                <w:sz w:val="21"/>
              </w:rPr>
              <w:t xml:space="preserve"> xminBagi ==1  </w:t>
            </w:r>
            <w:r w:rsidRPr="007D72FA">
              <w:rPr>
                <w:b/>
                <w:sz w:val="21"/>
              </w:rPr>
              <w:t>then</w:t>
            </w:r>
          </w:p>
          <w:p w:rsidR="007D72FA" w:rsidRPr="007D72FA" w:rsidRDefault="007D72FA" w:rsidP="007D72FA">
            <w:pPr>
              <w:ind w:firstLineChars="0" w:firstLine="0"/>
              <w:jc w:val="left"/>
              <w:rPr>
                <w:sz w:val="21"/>
              </w:rPr>
            </w:pPr>
            <w:r w:rsidRPr="007D72FA">
              <w:rPr>
                <w:sz w:val="21"/>
              </w:rPr>
              <w:t>(12)</w:t>
            </w:r>
            <w:r w:rsidRPr="007D72FA">
              <w:rPr>
                <w:sz w:val="21"/>
              </w:rPr>
              <w:tab/>
              <w:t xml:space="preserve">          Continue</w:t>
            </w:r>
          </w:p>
          <w:p w:rsidR="007D72FA" w:rsidRPr="007D72FA" w:rsidRDefault="007D72FA" w:rsidP="007D72FA">
            <w:pPr>
              <w:ind w:firstLineChars="0" w:firstLine="0"/>
              <w:jc w:val="left"/>
              <w:rPr>
                <w:b/>
                <w:sz w:val="21"/>
              </w:rPr>
            </w:pPr>
            <w:r w:rsidRPr="007D72FA">
              <w:rPr>
                <w:sz w:val="21"/>
              </w:rPr>
              <w:t>(13)</w:t>
            </w:r>
            <w:r w:rsidRPr="007D72FA">
              <w:rPr>
                <w:sz w:val="21"/>
              </w:rPr>
              <w:tab/>
              <w:t xml:space="preserve">  </w:t>
            </w:r>
            <w:r w:rsidRPr="007D72FA">
              <w:rPr>
                <w:b/>
                <w:sz w:val="21"/>
              </w:rPr>
              <w:t xml:space="preserve"> End for</w:t>
            </w:r>
          </w:p>
          <w:p w:rsidR="007D72FA" w:rsidRPr="007D72FA" w:rsidRDefault="007D72FA" w:rsidP="007D72FA">
            <w:pPr>
              <w:ind w:firstLineChars="0" w:firstLine="0"/>
              <w:jc w:val="left"/>
              <w:rPr>
                <w:sz w:val="21"/>
              </w:rPr>
            </w:pPr>
            <w:r w:rsidRPr="007D72FA">
              <w:rPr>
                <w:sz w:val="21"/>
              </w:rPr>
              <w:t>(14)</w:t>
            </w:r>
            <w:r w:rsidRPr="007D72FA">
              <w:rPr>
                <w:sz w:val="21"/>
              </w:rPr>
              <w:tab/>
              <w:t xml:space="preserve">  </w:t>
            </w:r>
            <w:r w:rsidRPr="007D72FA">
              <w:rPr>
                <w:b/>
                <w:sz w:val="21"/>
              </w:rPr>
              <w:t xml:space="preserve"> For</w:t>
            </w:r>
            <w:r w:rsidRPr="007D72FA">
              <w:rPr>
                <w:sz w:val="21"/>
              </w:rPr>
              <w:t xml:space="preserve">  each maxBagj  </w:t>
            </w:r>
            <w:r w:rsidRPr="007D72FA">
              <w:rPr>
                <w:b/>
                <w:sz w:val="21"/>
              </w:rPr>
              <w:t xml:space="preserve"> in </w:t>
            </w:r>
            <w:r w:rsidRPr="007D72FA">
              <w:rPr>
                <w:sz w:val="21"/>
              </w:rPr>
              <w:t xml:space="preserve"> maxBag  </w:t>
            </w:r>
            <w:r w:rsidRPr="007D72FA">
              <w:rPr>
                <w:b/>
                <w:sz w:val="21"/>
              </w:rPr>
              <w:t>do</w:t>
            </w:r>
          </w:p>
          <w:p w:rsidR="007D72FA" w:rsidRPr="007D72FA" w:rsidRDefault="007D72FA" w:rsidP="007D72FA">
            <w:pPr>
              <w:ind w:firstLineChars="0" w:firstLine="0"/>
              <w:jc w:val="left"/>
              <w:rPr>
                <w:sz w:val="21"/>
              </w:rPr>
            </w:pPr>
            <w:r w:rsidRPr="007D72FA">
              <w:rPr>
                <w:rFonts w:hint="eastAsia"/>
                <w:sz w:val="21"/>
              </w:rPr>
              <w:t>(15)</w:t>
            </w:r>
            <w:r w:rsidRPr="007D72FA">
              <w:rPr>
                <w:rFonts w:hint="eastAsia"/>
                <w:sz w:val="21"/>
              </w:rPr>
              <w:tab/>
              <w:t xml:space="preserve">      </w:t>
            </w:r>
            <w:r w:rsidRPr="007D72FA">
              <w:rPr>
                <w:rFonts w:hint="eastAsia"/>
                <w:sz w:val="21"/>
              </w:rPr>
              <w:t>更新</w:t>
            </w:r>
            <w:r w:rsidRPr="007D72FA">
              <w:rPr>
                <w:rFonts w:hint="eastAsia"/>
                <w:sz w:val="21"/>
              </w:rPr>
              <w:t>maxBagj</w:t>
            </w:r>
            <w:r w:rsidRPr="007D72FA">
              <w:rPr>
                <w:rFonts w:hint="eastAsia"/>
                <w:sz w:val="21"/>
              </w:rPr>
              <w:t>的</w:t>
            </w:r>
            <w:r w:rsidRPr="007D72FA">
              <w:rPr>
                <w:rFonts w:hint="eastAsia"/>
                <w:sz w:val="21"/>
              </w:rPr>
              <w:t>IRLbl</w:t>
            </w:r>
          </w:p>
          <w:p w:rsidR="007D72FA" w:rsidRPr="007D72FA" w:rsidRDefault="007D72FA" w:rsidP="007D72FA">
            <w:pPr>
              <w:ind w:firstLineChars="0" w:firstLine="0"/>
              <w:jc w:val="left"/>
              <w:rPr>
                <w:b/>
                <w:sz w:val="21"/>
              </w:rPr>
            </w:pPr>
            <w:r w:rsidRPr="007D72FA">
              <w:rPr>
                <w:sz w:val="21"/>
              </w:rPr>
              <w:t>(16)</w:t>
            </w:r>
            <w:r w:rsidRPr="007D72FA">
              <w:rPr>
                <w:sz w:val="21"/>
              </w:rPr>
              <w:tab/>
              <w:t xml:space="preserve">      </w:t>
            </w:r>
            <w:r w:rsidRPr="007D72FA">
              <w:rPr>
                <w:b/>
                <w:sz w:val="21"/>
              </w:rPr>
              <w:t xml:space="preserve">If </w:t>
            </w:r>
            <w:r w:rsidRPr="007D72FA">
              <w:rPr>
                <w:sz w:val="21"/>
              </w:rPr>
              <w:t xml:space="preserve"> IRLblmaxBagj  &gt;=meanIR </w:t>
            </w:r>
            <w:r w:rsidRPr="007D72FA">
              <w:rPr>
                <w:b/>
                <w:sz w:val="21"/>
              </w:rPr>
              <w:t xml:space="preserve"> then</w:t>
            </w:r>
          </w:p>
          <w:p w:rsidR="007D72FA" w:rsidRPr="007D72FA" w:rsidRDefault="007D72FA" w:rsidP="007D72FA">
            <w:pPr>
              <w:ind w:firstLineChars="0" w:firstLine="0"/>
              <w:jc w:val="left"/>
              <w:rPr>
                <w:sz w:val="21"/>
              </w:rPr>
            </w:pPr>
            <w:r w:rsidRPr="007D72FA">
              <w:rPr>
                <w:rFonts w:hint="eastAsia"/>
                <w:sz w:val="21"/>
              </w:rPr>
              <w:t>(17)</w:t>
            </w:r>
            <w:r w:rsidRPr="007D72FA">
              <w:rPr>
                <w:rFonts w:hint="eastAsia"/>
                <w:sz w:val="21"/>
              </w:rPr>
              <w:tab/>
              <w:t xml:space="preserve">         </w:t>
            </w:r>
            <w:r w:rsidRPr="007D72FA">
              <w:rPr>
                <w:rFonts w:hint="eastAsia"/>
                <w:sz w:val="21"/>
              </w:rPr>
              <w:t>将</w:t>
            </w:r>
            <w:r w:rsidRPr="007D72FA">
              <w:rPr>
                <w:rFonts w:hint="eastAsia"/>
                <w:sz w:val="21"/>
              </w:rPr>
              <w:t>maxBagj</w:t>
            </w:r>
            <w:r w:rsidRPr="007D72FA">
              <w:rPr>
                <w:rFonts w:hint="eastAsia"/>
                <w:sz w:val="21"/>
              </w:rPr>
              <w:t>从</w:t>
            </w:r>
            <w:r w:rsidRPr="007D72FA">
              <w:rPr>
                <w:rFonts w:hint="eastAsia"/>
                <w:sz w:val="21"/>
              </w:rPr>
              <w:t>maxBag</w:t>
            </w:r>
            <w:r w:rsidRPr="007D72FA">
              <w:rPr>
                <w:rFonts w:hint="eastAsia"/>
                <w:sz w:val="21"/>
              </w:rPr>
              <w:t>中移除，并加入到</w:t>
            </w:r>
            <w:r w:rsidRPr="007D72FA">
              <w:rPr>
                <w:rFonts w:hint="eastAsia"/>
                <w:sz w:val="21"/>
              </w:rPr>
              <w:t>minBag</w:t>
            </w:r>
            <w:r w:rsidRPr="007D72FA">
              <w:rPr>
                <w:rFonts w:hint="eastAsia"/>
                <w:sz w:val="21"/>
              </w:rPr>
              <w:t>中</w:t>
            </w:r>
          </w:p>
          <w:p w:rsidR="007D72FA" w:rsidRPr="007D72FA" w:rsidRDefault="007D72FA" w:rsidP="007D72FA">
            <w:pPr>
              <w:ind w:firstLineChars="0" w:firstLine="0"/>
              <w:jc w:val="left"/>
              <w:rPr>
                <w:b/>
                <w:sz w:val="21"/>
              </w:rPr>
            </w:pPr>
            <w:r w:rsidRPr="007D72FA">
              <w:rPr>
                <w:sz w:val="21"/>
              </w:rPr>
              <w:t>(18)</w:t>
            </w:r>
            <w:r w:rsidRPr="007D72FA">
              <w:rPr>
                <w:sz w:val="21"/>
              </w:rPr>
              <w:tab/>
              <w:t xml:space="preserve">   </w:t>
            </w:r>
            <w:r w:rsidRPr="007D72FA">
              <w:rPr>
                <w:b/>
                <w:sz w:val="21"/>
              </w:rPr>
              <w:t xml:space="preserve"> End for</w:t>
            </w:r>
          </w:p>
          <w:p w:rsidR="007D72FA" w:rsidRPr="007D72FA" w:rsidRDefault="007D72FA" w:rsidP="007D72FA">
            <w:pPr>
              <w:ind w:firstLineChars="0" w:firstLine="0"/>
              <w:jc w:val="left"/>
              <w:rPr>
                <w:sz w:val="21"/>
              </w:rPr>
            </w:pPr>
            <w:r w:rsidRPr="007D72FA">
              <w:rPr>
                <w:sz w:val="21"/>
              </w:rPr>
              <w:t>(19)</w:t>
            </w:r>
            <w:r w:rsidRPr="007D72FA">
              <w:rPr>
                <w:sz w:val="21"/>
              </w:rPr>
              <w:tab/>
              <w:t xml:space="preserve">    samplesToDelete—</w:t>
            </w:r>
          </w:p>
          <w:p w:rsidR="007D72FA" w:rsidRDefault="007D72FA" w:rsidP="007D72FA">
            <w:pPr>
              <w:ind w:firstLineChars="0" w:firstLine="0"/>
              <w:jc w:val="left"/>
            </w:pPr>
            <w:r w:rsidRPr="007D72FA">
              <w:rPr>
                <w:sz w:val="21"/>
              </w:rPr>
              <w:t>(20)</w:t>
            </w:r>
            <w:r w:rsidRPr="007D72FA">
              <w:rPr>
                <w:b/>
                <w:sz w:val="21"/>
              </w:rPr>
              <w:tab/>
              <w:t>End while</w:t>
            </w:r>
          </w:p>
        </w:tc>
      </w:tr>
    </w:tbl>
    <w:p w:rsidR="00C64C9D" w:rsidRDefault="00C64C9D" w:rsidP="00C64C9D">
      <w:pPr>
        <w:numPr>
          <w:ilvl w:val="0"/>
          <w:numId w:val="30"/>
        </w:numPr>
        <w:ind w:firstLineChars="0"/>
      </w:pPr>
      <w:r w:rsidRPr="00C64C9D">
        <w:rPr>
          <w:rFonts w:hint="eastAsia"/>
        </w:rPr>
        <w:t>ML-ROS</w:t>
      </w:r>
      <w:r w:rsidRPr="00C64C9D">
        <w:rPr>
          <w:rFonts w:hint="eastAsia"/>
        </w:rPr>
        <w:t>算法</w:t>
      </w:r>
    </w:p>
    <w:p w:rsidR="008F4943" w:rsidRPr="00C64C9D" w:rsidRDefault="008F4943" w:rsidP="008F4943">
      <w:pPr>
        <w:ind w:firstLine="480"/>
      </w:pPr>
      <w:r w:rsidRPr="008F4943">
        <w:rPr>
          <w:rFonts w:hint="eastAsia"/>
        </w:rPr>
        <w:t>类似于</w:t>
      </w:r>
      <w:r w:rsidRPr="008F4943">
        <w:rPr>
          <w:rFonts w:hint="eastAsia"/>
        </w:rPr>
        <w:t>ML-RUS</w:t>
      </w:r>
      <w:r w:rsidRPr="008F4943">
        <w:rPr>
          <w:rFonts w:hint="eastAsia"/>
        </w:rPr>
        <w:t>算法，</w:t>
      </w:r>
      <w:r w:rsidRPr="008F4943">
        <w:rPr>
          <w:rFonts w:hint="eastAsia"/>
        </w:rPr>
        <w:t>ML_ROS</w:t>
      </w:r>
      <w:r w:rsidRPr="008F4943">
        <w:rPr>
          <w:rFonts w:hint="eastAsia"/>
        </w:rPr>
        <w:t>算法根据公式（</w:t>
      </w:r>
      <w:r w:rsidRPr="008F4943">
        <w:rPr>
          <w:rFonts w:hint="eastAsia"/>
        </w:rPr>
        <w:t>2-12</w:t>
      </w:r>
      <w:r w:rsidRPr="008F4943">
        <w:rPr>
          <w:rFonts w:hint="eastAsia"/>
        </w:rPr>
        <w:t>）、（</w:t>
      </w:r>
      <w:r w:rsidRPr="008F4943">
        <w:rPr>
          <w:rFonts w:hint="eastAsia"/>
        </w:rPr>
        <w:t>2-13</w:t>
      </w:r>
      <w:r w:rsidRPr="008F4943">
        <w:rPr>
          <w:rFonts w:hint="eastAsia"/>
        </w:rPr>
        <w:t>），首先将原始标签集划分为小类标签集和大类标签集，不同之处在于该算法对每个小类标签，找到小类标签对应的实例集合，遍历并在其中随机挑选一个实例进行复制，并将复制的实例添加到训练集中，当标签的</w:t>
      </w:r>
      <w:r w:rsidRPr="008F4943">
        <w:rPr>
          <w:rFonts w:hint="eastAsia"/>
        </w:rPr>
        <w:t>IRLbl</w:t>
      </w:r>
      <w:r w:rsidRPr="008F4943">
        <w:rPr>
          <w:rFonts w:hint="eastAsia"/>
        </w:rPr>
        <w:t>达到</w:t>
      </w:r>
      <w:r w:rsidRPr="008F4943">
        <w:rPr>
          <w:rFonts w:hint="eastAsia"/>
        </w:rPr>
        <w:t>MeanIRL</w:t>
      </w:r>
      <w:r w:rsidRPr="008F4943">
        <w:rPr>
          <w:rFonts w:hint="eastAsia"/>
        </w:rPr>
        <w:t>说明该标签对应的样本数目接近于平均样本样本数目，停止随机挑选的过程，并将该标签从小类标签集合中除去，重复以上过程直到满足指定的阈值，过采样过程完成。这种方法若直接复制样本的数目过多会造成模型的过拟合现象。</w:t>
      </w:r>
    </w:p>
    <w:p w:rsidR="00C64C9D" w:rsidRDefault="00C64C9D" w:rsidP="00C64C9D">
      <w:pPr>
        <w:numPr>
          <w:ilvl w:val="0"/>
          <w:numId w:val="30"/>
        </w:numPr>
        <w:ind w:firstLineChars="0"/>
      </w:pPr>
      <w:r w:rsidRPr="00C64C9D">
        <w:rPr>
          <w:rFonts w:hint="eastAsia"/>
        </w:rPr>
        <w:t>ML-SMOTE</w:t>
      </w:r>
      <w:r w:rsidRPr="00C64C9D">
        <w:rPr>
          <w:rFonts w:hint="eastAsia"/>
        </w:rPr>
        <w:t>算法</w:t>
      </w:r>
    </w:p>
    <w:p w:rsidR="008F4943" w:rsidRDefault="008F4943" w:rsidP="008F4943">
      <w:pPr>
        <w:ind w:firstLine="480"/>
      </w:pPr>
      <w:r>
        <w:rPr>
          <w:rFonts w:hint="eastAsia"/>
        </w:rPr>
        <w:t>由于</w:t>
      </w:r>
      <w:r>
        <w:rPr>
          <w:rFonts w:hint="eastAsia"/>
        </w:rPr>
        <w:t>ML-ROS</w:t>
      </w:r>
      <w:r>
        <w:rPr>
          <w:rFonts w:hint="eastAsia"/>
        </w:rPr>
        <w:t>算法直接复制样本而导致的过拟合现象，</w:t>
      </w:r>
      <w:r>
        <w:rPr>
          <w:rFonts w:hint="eastAsia"/>
        </w:rPr>
        <w:t>ML-SMOTE</w:t>
      </w:r>
      <w:r>
        <w:rPr>
          <w:rFonts w:hint="eastAsia"/>
        </w:rPr>
        <w:t>算法受单标签分类中小样本合成算法</w:t>
      </w:r>
      <w:r>
        <w:rPr>
          <w:rFonts w:hint="eastAsia"/>
        </w:rPr>
        <w:t>SMOTE</w:t>
      </w:r>
      <w:r>
        <w:rPr>
          <w:rFonts w:hint="eastAsia"/>
        </w:rPr>
        <w:t>的启发，根据出现在小类标签集合中的每个标签对应的实例集合来合成新的样本。这个新合成的实例以相关样本和对应的近邻为基础，形成了自己的特征集合以及对应的标签集合。因此</w:t>
      </w:r>
      <w:r>
        <w:rPr>
          <w:rFonts w:hint="eastAsia"/>
        </w:rPr>
        <w:t>ML-SMOTE</w:t>
      </w:r>
      <w:r>
        <w:rPr>
          <w:rFonts w:hint="eastAsia"/>
        </w:rPr>
        <w:t>主要为以下步骤：</w:t>
      </w:r>
    </w:p>
    <w:p w:rsidR="008F4943" w:rsidRDefault="008F4943" w:rsidP="008F4943">
      <w:pPr>
        <w:numPr>
          <w:ilvl w:val="0"/>
          <w:numId w:val="32"/>
        </w:numPr>
        <w:ind w:firstLineChars="0"/>
      </w:pPr>
      <w:r>
        <w:rPr>
          <w:rFonts w:hint="eastAsia"/>
        </w:rPr>
        <w:t>小类样本选取：该算法设定大多数多标签数据集至少有一个小类标签，小类标签选择与</w:t>
      </w:r>
      <w:r>
        <w:rPr>
          <w:rFonts w:hint="eastAsia"/>
        </w:rPr>
        <w:t>ML-RUS</w:t>
      </w:r>
      <w:r>
        <w:rPr>
          <w:rFonts w:hint="eastAsia"/>
        </w:rPr>
        <w:t>、</w:t>
      </w:r>
      <w:r>
        <w:rPr>
          <w:rFonts w:hint="eastAsia"/>
        </w:rPr>
        <w:t>ML-ROS</w:t>
      </w:r>
      <w:r>
        <w:rPr>
          <w:rFonts w:hint="eastAsia"/>
        </w:rPr>
        <w:t>一样，根据</w:t>
      </w:r>
      <w:r>
        <w:rPr>
          <w:rFonts w:hint="eastAsia"/>
        </w:rPr>
        <w:t>IRLbl</w:t>
      </w:r>
      <w:r>
        <w:rPr>
          <w:rFonts w:hint="eastAsia"/>
        </w:rPr>
        <w:t>和</w:t>
      </w:r>
      <w:r>
        <w:rPr>
          <w:rFonts w:hint="eastAsia"/>
        </w:rPr>
        <w:t>MeanIR</w:t>
      </w:r>
      <w:r>
        <w:rPr>
          <w:rFonts w:hint="eastAsia"/>
        </w:rPr>
        <w:t>的关系，找到对应的小类标签集合。</w:t>
      </w:r>
    </w:p>
    <w:p w:rsidR="008F4943" w:rsidRDefault="008F4943" w:rsidP="008F4943">
      <w:pPr>
        <w:numPr>
          <w:ilvl w:val="0"/>
          <w:numId w:val="32"/>
        </w:numPr>
        <w:ind w:firstLineChars="0"/>
      </w:pPr>
      <w:r>
        <w:rPr>
          <w:rFonts w:hint="eastAsia"/>
        </w:rPr>
        <w:t xml:space="preserve"> </w:t>
      </w:r>
      <w:r>
        <w:rPr>
          <w:rFonts w:hint="eastAsia"/>
        </w:rPr>
        <w:t>获取近邻样本：首先获取小类标签对应的样本集合，从中任选一个样本作为种子样本，寻找距离该样本最近的</w:t>
      </w:r>
      <w:r>
        <w:rPr>
          <w:rFonts w:hint="eastAsia"/>
        </w:rPr>
        <w:t>k</w:t>
      </w:r>
      <w:r>
        <w:rPr>
          <w:rFonts w:hint="eastAsia"/>
        </w:rPr>
        <w:t>个实例样本。</w:t>
      </w:r>
    </w:p>
    <w:p w:rsidR="008F4943" w:rsidRDefault="008F4943" w:rsidP="008F4943">
      <w:pPr>
        <w:numPr>
          <w:ilvl w:val="0"/>
          <w:numId w:val="32"/>
        </w:numPr>
        <w:ind w:firstLineChars="0"/>
      </w:pPr>
      <w:r>
        <w:rPr>
          <w:rFonts w:hint="eastAsia"/>
        </w:rPr>
        <w:lastRenderedPageBreak/>
        <w:t>形成新样本特征集合：根据选择的</w:t>
      </w:r>
      <w:r>
        <w:rPr>
          <w:rFonts w:hint="eastAsia"/>
        </w:rPr>
        <w:t>k</w:t>
      </w:r>
      <w:r>
        <w:rPr>
          <w:rFonts w:hint="eastAsia"/>
        </w:rPr>
        <w:t>个近邻实例，新样本的特征值利用小样本合成算法来生成，从邻居中任选一实例，对于数值型属性，种子样本和选取的实例的特征值之间随机生成一个值，对于离散型属性，出现在所有邻居中次数最多的值作为特征值。</w:t>
      </w:r>
    </w:p>
    <w:p w:rsidR="008F4943" w:rsidRDefault="008F4943" w:rsidP="008F4943">
      <w:pPr>
        <w:numPr>
          <w:ilvl w:val="0"/>
          <w:numId w:val="32"/>
        </w:numPr>
        <w:ind w:firstLineChars="0"/>
      </w:pPr>
      <w:r>
        <w:rPr>
          <w:rFonts w:hint="eastAsia"/>
        </w:rPr>
        <w:t>标签集合的生成方式：新合成样本的标签集合生成方式可以是种子实例和近邻实例标签集合的交集或者是并集，也可以是邻居样本通过投票的方式超过半数的标签作为新样本的标签集合。</w:t>
      </w:r>
    </w:p>
    <w:p w:rsidR="008F4943" w:rsidRDefault="008F4943" w:rsidP="008F4943">
      <w:pPr>
        <w:ind w:firstLine="480"/>
      </w:pPr>
      <w:r>
        <w:rPr>
          <w:rFonts w:hint="eastAsia"/>
        </w:rPr>
        <w:t>ML-SMOTE</w:t>
      </w:r>
      <w:r>
        <w:rPr>
          <w:rFonts w:hint="eastAsia"/>
        </w:rPr>
        <w:t>算法过程如算法</w:t>
      </w:r>
      <w:r>
        <w:rPr>
          <w:rFonts w:hint="eastAsia"/>
        </w:rPr>
        <w:t>2</w:t>
      </w:r>
      <w:r>
        <w:rPr>
          <w:rFonts w:hint="eastAsia"/>
        </w:rPr>
        <w:t>中的描述，基于邻居投票方式生成的标签集合效果最好。</w:t>
      </w:r>
    </w:p>
    <w:p w:rsidR="008F4943" w:rsidRDefault="008F4943" w:rsidP="00A2082E">
      <w:pPr>
        <w:ind w:firstLine="480"/>
      </w:pPr>
      <w:r>
        <w:rPr>
          <w:rFonts w:hint="eastAsia"/>
        </w:rPr>
        <w:t>算法</w:t>
      </w:r>
      <w:r>
        <w:rPr>
          <w:rFonts w:hint="eastAsia"/>
        </w:rPr>
        <w:t>2  ML-SMOTE</w:t>
      </w:r>
    </w:p>
    <w:tbl>
      <w:tblPr>
        <w:tblW w:w="0" w:type="auto"/>
        <w:jc w:val="center"/>
        <w:tblInd w:w="106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975"/>
      </w:tblGrid>
      <w:tr w:rsidR="008F4943" w:rsidTr="008F4943">
        <w:trPr>
          <w:trHeight w:val="2340"/>
          <w:jc w:val="center"/>
        </w:trPr>
        <w:tc>
          <w:tcPr>
            <w:tcW w:w="7975" w:type="dxa"/>
          </w:tcPr>
          <w:p w:rsidR="008F4943" w:rsidRPr="008F4943" w:rsidRDefault="008F4943" w:rsidP="008F4943">
            <w:pPr>
              <w:ind w:firstLineChars="0" w:firstLine="0"/>
              <w:jc w:val="left"/>
              <w:rPr>
                <w:sz w:val="21"/>
              </w:rPr>
            </w:pPr>
            <w:r w:rsidRPr="008F4943">
              <w:rPr>
                <w:rFonts w:hint="eastAsia"/>
                <w:sz w:val="21"/>
              </w:rPr>
              <w:t xml:space="preserve">Input: </w:t>
            </w:r>
            <w:r w:rsidRPr="008F4943">
              <w:rPr>
                <w:rFonts w:hint="eastAsia"/>
                <w:sz w:val="21"/>
              </w:rPr>
              <w:t>训练数据集</w:t>
            </w:r>
            <w:r w:rsidRPr="008F4943">
              <w:rPr>
                <w:rFonts w:hint="eastAsia"/>
                <w:sz w:val="21"/>
              </w:rPr>
              <w:t xml:space="preserve">D, </w:t>
            </w:r>
            <w:r w:rsidRPr="008F4943">
              <w:rPr>
                <w:rFonts w:hint="eastAsia"/>
                <w:sz w:val="21"/>
              </w:rPr>
              <w:t>近邻数目</w:t>
            </w:r>
            <w:r w:rsidRPr="008F4943">
              <w:rPr>
                <w:rFonts w:hint="eastAsia"/>
                <w:sz w:val="21"/>
              </w:rPr>
              <w:t>k</w:t>
            </w:r>
          </w:p>
          <w:p w:rsidR="008F4943" w:rsidRPr="008F4943" w:rsidRDefault="008F4943" w:rsidP="008F4943">
            <w:pPr>
              <w:ind w:firstLineChars="0" w:firstLine="0"/>
              <w:jc w:val="left"/>
              <w:rPr>
                <w:sz w:val="21"/>
              </w:rPr>
            </w:pPr>
            <w:r w:rsidRPr="008F4943">
              <w:rPr>
                <w:rFonts w:hint="eastAsia"/>
                <w:sz w:val="21"/>
              </w:rPr>
              <w:t>Output</w:t>
            </w:r>
            <w:r w:rsidRPr="008F4943">
              <w:rPr>
                <w:rFonts w:hint="eastAsia"/>
                <w:sz w:val="21"/>
              </w:rPr>
              <w:t>：插值后的新数据集</w:t>
            </w:r>
          </w:p>
          <w:p w:rsidR="008F4943" w:rsidRPr="008F4943" w:rsidRDefault="008F4943" w:rsidP="008F4943">
            <w:pPr>
              <w:ind w:firstLineChars="0" w:firstLine="0"/>
              <w:jc w:val="left"/>
              <w:rPr>
                <w:sz w:val="21"/>
              </w:rPr>
            </w:pPr>
            <w:r w:rsidRPr="008F4943">
              <w:rPr>
                <w:rFonts w:hint="eastAsia"/>
                <w:sz w:val="21"/>
              </w:rPr>
              <w:t>(1)</w:t>
            </w:r>
            <w:r w:rsidRPr="008F4943">
              <w:rPr>
                <w:rFonts w:hint="eastAsia"/>
                <w:sz w:val="21"/>
              </w:rPr>
              <w:tab/>
              <w:t xml:space="preserve">L </w:t>
            </w:r>
            <w:r w:rsidRPr="008F4943">
              <w:rPr>
                <w:rFonts w:hint="eastAsia"/>
                <w:sz w:val="21"/>
              </w:rPr>
              <w:t>为训练集</w:t>
            </w:r>
            <w:r w:rsidRPr="008F4943">
              <w:rPr>
                <w:rFonts w:hint="eastAsia"/>
                <w:sz w:val="21"/>
              </w:rPr>
              <w:t>D</w:t>
            </w:r>
            <w:r w:rsidRPr="008F4943">
              <w:rPr>
                <w:rFonts w:hint="eastAsia"/>
                <w:sz w:val="21"/>
              </w:rPr>
              <w:t>对应的原始标签集合</w:t>
            </w:r>
          </w:p>
          <w:p w:rsidR="008F4943" w:rsidRPr="008F4943" w:rsidRDefault="008F4943" w:rsidP="008F4943">
            <w:pPr>
              <w:ind w:firstLineChars="0" w:firstLine="0"/>
              <w:jc w:val="left"/>
              <w:rPr>
                <w:b/>
                <w:sz w:val="21"/>
              </w:rPr>
            </w:pPr>
            <w:r w:rsidRPr="008F4943">
              <w:rPr>
                <w:sz w:val="21"/>
              </w:rPr>
              <w:t>(2)</w:t>
            </w:r>
            <w:r w:rsidRPr="008F4943">
              <w:rPr>
                <w:sz w:val="21"/>
              </w:rPr>
              <w:tab/>
            </w:r>
            <w:r w:rsidRPr="008F4943">
              <w:rPr>
                <w:b/>
                <w:sz w:val="21"/>
              </w:rPr>
              <w:t>For</w:t>
            </w:r>
            <w:r w:rsidRPr="008F4943">
              <w:rPr>
                <w:sz w:val="21"/>
              </w:rPr>
              <w:t xml:space="preserve">  each label </w:t>
            </w:r>
            <w:r w:rsidRPr="008F4943">
              <w:rPr>
                <w:b/>
                <w:sz w:val="21"/>
              </w:rPr>
              <w:t xml:space="preserve"> in</w:t>
            </w:r>
            <w:r w:rsidRPr="008F4943">
              <w:rPr>
                <w:sz w:val="21"/>
              </w:rPr>
              <w:t xml:space="preserve">  L </w:t>
            </w:r>
            <w:r w:rsidRPr="008F4943">
              <w:rPr>
                <w:b/>
                <w:sz w:val="21"/>
              </w:rPr>
              <w:t xml:space="preserve"> do</w:t>
            </w:r>
          </w:p>
          <w:p w:rsidR="008F4943" w:rsidRPr="008F4943" w:rsidRDefault="008F4943" w:rsidP="008F4943">
            <w:pPr>
              <w:ind w:firstLineChars="0" w:firstLine="0"/>
              <w:jc w:val="left"/>
              <w:rPr>
                <w:sz w:val="21"/>
              </w:rPr>
            </w:pPr>
            <w:r w:rsidRPr="008F4943">
              <w:rPr>
                <w:sz w:val="21"/>
              </w:rPr>
              <w:t>(3)</w:t>
            </w:r>
            <w:r w:rsidRPr="008F4943">
              <w:rPr>
                <w:sz w:val="21"/>
              </w:rPr>
              <w:tab/>
              <w:t xml:space="preserve">   IRLbllabel  = calculateIRLbl(D, label)</w:t>
            </w:r>
          </w:p>
          <w:p w:rsidR="008F4943" w:rsidRPr="008F4943" w:rsidRDefault="008F4943" w:rsidP="008F4943">
            <w:pPr>
              <w:ind w:firstLineChars="0" w:firstLine="0"/>
              <w:jc w:val="left"/>
              <w:rPr>
                <w:b/>
                <w:sz w:val="21"/>
              </w:rPr>
            </w:pPr>
            <w:r w:rsidRPr="008F4943">
              <w:rPr>
                <w:sz w:val="21"/>
              </w:rPr>
              <w:t>(4)</w:t>
            </w:r>
            <w:r w:rsidRPr="008F4943">
              <w:rPr>
                <w:sz w:val="21"/>
              </w:rPr>
              <w:tab/>
              <w:t xml:space="preserve">  </w:t>
            </w:r>
            <w:r w:rsidRPr="008F4943">
              <w:rPr>
                <w:b/>
                <w:sz w:val="21"/>
              </w:rPr>
              <w:t xml:space="preserve"> If </w:t>
            </w:r>
            <w:r w:rsidRPr="008F4943">
              <w:rPr>
                <w:sz w:val="21"/>
              </w:rPr>
              <w:t xml:space="preserve"> IRLbllabel &gt; meanIR</w:t>
            </w:r>
            <w:r w:rsidRPr="008F4943">
              <w:rPr>
                <w:b/>
                <w:sz w:val="21"/>
              </w:rPr>
              <w:t xml:space="preserve">  then</w:t>
            </w:r>
          </w:p>
          <w:p w:rsidR="008F4943" w:rsidRPr="008F4943" w:rsidRDefault="008F4943" w:rsidP="008F4943">
            <w:pPr>
              <w:ind w:firstLineChars="0" w:firstLine="0"/>
              <w:jc w:val="left"/>
              <w:rPr>
                <w:sz w:val="21"/>
              </w:rPr>
            </w:pPr>
            <w:r w:rsidRPr="008F4943">
              <w:rPr>
                <w:rFonts w:hint="eastAsia"/>
                <w:sz w:val="21"/>
              </w:rPr>
              <w:t>(5)</w:t>
            </w:r>
            <w:r w:rsidRPr="008F4943">
              <w:rPr>
                <w:rFonts w:hint="eastAsia"/>
                <w:sz w:val="21"/>
              </w:rPr>
              <w:tab/>
              <w:t xml:space="preserve">     label </w:t>
            </w:r>
            <w:r w:rsidRPr="008F4943">
              <w:rPr>
                <w:rFonts w:hint="eastAsia"/>
                <w:sz w:val="21"/>
              </w:rPr>
              <w:t>加入小类标签集合</w:t>
            </w:r>
            <w:r w:rsidRPr="008F4943">
              <w:rPr>
                <w:rFonts w:hint="eastAsia"/>
                <w:sz w:val="21"/>
              </w:rPr>
              <w:t>minBag</w:t>
            </w:r>
          </w:p>
          <w:p w:rsidR="008F4943" w:rsidRPr="008F4943" w:rsidRDefault="008F4943" w:rsidP="008F4943">
            <w:pPr>
              <w:ind w:firstLineChars="0" w:firstLine="0"/>
              <w:jc w:val="left"/>
              <w:rPr>
                <w:b/>
                <w:sz w:val="21"/>
              </w:rPr>
            </w:pPr>
            <w:r w:rsidRPr="008F4943">
              <w:rPr>
                <w:sz w:val="21"/>
              </w:rPr>
              <w:t>(6)</w:t>
            </w:r>
            <w:r w:rsidRPr="008F4943">
              <w:rPr>
                <w:sz w:val="21"/>
              </w:rPr>
              <w:tab/>
            </w:r>
            <w:r w:rsidRPr="008F4943">
              <w:rPr>
                <w:b/>
                <w:sz w:val="21"/>
              </w:rPr>
              <w:t>End for</w:t>
            </w:r>
          </w:p>
          <w:p w:rsidR="008F4943" w:rsidRPr="008F4943" w:rsidRDefault="008F4943" w:rsidP="008F4943">
            <w:pPr>
              <w:ind w:firstLineChars="0" w:firstLine="0"/>
              <w:jc w:val="left"/>
              <w:rPr>
                <w:b/>
                <w:sz w:val="21"/>
              </w:rPr>
            </w:pPr>
            <w:r w:rsidRPr="008F4943">
              <w:rPr>
                <w:sz w:val="21"/>
              </w:rPr>
              <w:t>(7)</w:t>
            </w:r>
            <w:r w:rsidRPr="008F4943">
              <w:rPr>
                <w:b/>
                <w:sz w:val="21"/>
              </w:rPr>
              <w:tab/>
              <w:t xml:space="preserve">For  </w:t>
            </w:r>
            <w:r w:rsidRPr="008F4943">
              <w:rPr>
                <w:sz w:val="21"/>
              </w:rPr>
              <w:t>each minBagi</w:t>
            </w:r>
            <w:r w:rsidRPr="008F4943">
              <w:rPr>
                <w:b/>
                <w:sz w:val="21"/>
              </w:rPr>
              <w:t xml:space="preserve">  in </w:t>
            </w:r>
            <w:r w:rsidRPr="008F4943">
              <w:rPr>
                <w:sz w:val="21"/>
              </w:rPr>
              <w:t xml:space="preserve"> minBag </w:t>
            </w:r>
            <w:r w:rsidRPr="008F4943">
              <w:rPr>
                <w:b/>
                <w:sz w:val="21"/>
              </w:rPr>
              <w:t xml:space="preserve"> do</w:t>
            </w:r>
          </w:p>
          <w:p w:rsidR="008F4943" w:rsidRPr="008F4943" w:rsidRDefault="008F4943" w:rsidP="008F4943">
            <w:pPr>
              <w:ind w:firstLineChars="0" w:firstLine="0"/>
              <w:jc w:val="left"/>
              <w:rPr>
                <w:sz w:val="21"/>
              </w:rPr>
            </w:pPr>
            <w:r w:rsidRPr="008F4943">
              <w:rPr>
                <w:rFonts w:hint="eastAsia"/>
                <w:sz w:val="21"/>
              </w:rPr>
              <w:t>(8)</w:t>
            </w:r>
            <w:r w:rsidRPr="008F4943">
              <w:rPr>
                <w:rFonts w:hint="eastAsia"/>
                <w:sz w:val="21"/>
              </w:rPr>
              <w:tab/>
              <w:t xml:space="preserve">   minBagSamples = </w:t>
            </w:r>
            <w:r w:rsidRPr="008F4943">
              <w:rPr>
                <w:rFonts w:hint="eastAsia"/>
                <w:sz w:val="21"/>
              </w:rPr>
              <w:t>获取</w:t>
            </w:r>
            <w:r w:rsidRPr="008F4943">
              <w:rPr>
                <w:rFonts w:hint="eastAsia"/>
                <w:sz w:val="21"/>
              </w:rPr>
              <w:t>minBag</w:t>
            </w:r>
            <w:r w:rsidRPr="008F4943">
              <w:rPr>
                <w:rFonts w:hint="eastAsia"/>
                <w:sz w:val="21"/>
              </w:rPr>
              <w:t>对应的所有样本</w:t>
            </w:r>
          </w:p>
          <w:p w:rsidR="008F4943" w:rsidRPr="008F4943" w:rsidRDefault="008F4943" w:rsidP="008F4943">
            <w:pPr>
              <w:ind w:firstLineChars="0" w:firstLine="0"/>
              <w:jc w:val="left"/>
              <w:rPr>
                <w:b/>
                <w:sz w:val="21"/>
              </w:rPr>
            </w:pPr>
            <w:r w:rsidRPr="008F4943">
              <w:rPr>
                <w:sz w:val="21"/>
              </w:rPr>
              <w:t>(9)</w:t>
            </w:r>
            <w:r w:rsidRPr="008F4943">
              <w:rPr>
                <w:sz w:val="21"/>
              </w:rPr>
              <w:tab/>
              <w:t xml:space="preserve">  </w:t>
            </w:r>
            <w:r w:rsidRPr="008F4943">
              <w:rPr>
                <w:b/>
                <w:sz w:val="21"/>
              </w:rPr>
              <w:t xml:space="preserve"> For </w:t>
            </w:r>
            <w:r w:rsidRPr="008F4943">
              <w:rPr>
                <w:sz w:val="21"/>
              </w:rPr>
              <w:t xml:space="preserve"> each sample </w:t>
            </w:r>
            <w:r w:rsidRPr="008F4943">
              <w:rPr>
                <w:b/>
                <w:sz w:val="21"/>
              </w:rPr>
              <w:t xml:space="preserve"> in  </w:t>
            </w:r>
            <w:r w:rsidRPr="008F4943">
              <w:rPr>
                <w:sz w:val="21"/>
              </w:rPr>
              <w:t xml:space="preserve">minBagSamples  </w:t>
            </w:r>
            <w:r w:rsidRPr="008F4943">
              <w:rPr>
                <w:b/>
                <w:sz w:val="21"/>
              </w:rPr>
              <w:t>do</w:t>
            </w:r>
          </w:p>
          <w:p w:rsidR="008F4943" w:rsidRPr="008F4943" w:rsidRDefault="008F4943" w:rsidP="008F4943">
            <w:pPr>
              <w:ind w:firstLineChars="0" w:firstLine="0"/>
              <w:jc w:val="left"/>
              <w:rPr>
                <w:sz w:val="21"/>
              </w:rPr>
            </w:pPr>
            <w:r w:rsidRPr="008F4943">
              <w:rPr>
                <w:rFonts w:hint="eastAsia"/>
                <w:sz w:val="21"/>
              </w:rPr>
              <w:t>(10)</w:t>
            </w:r>
            <w:r w:rsidRPr="008F4943">
              <w:rPr>
                <w:rFonts w:hint="eastAsia"/>
                <w:sz w:val="21"/>
              </w:rPr>
              <w:tab/>
              <w:t xml:space="preserve">      </w:t>
            </w:r>
            <w:r w:rsidRPr="008F4943">
              <w:rPr>
                <w:rFonts w:hint="eastAsia"/>
                <w:sz w:val="21"/>
              </w:rPr>
              <w:t>计算</w:t>
            </w:r>
            <w:r w:rsidRPr="008F4943">
              <w:rPr>
                <w:rFonts w:hint="eastAsia"/>
                <w:sz w:val="21"/>
              </w:rPr>
              <w:t xml:space="preserve">sample </w:t>
            </w:r>
            <w:r w:rsidRPr="008F4943">
              <w:rPr>
                <w:rFonts w:hint="eastAsia"/>
                <w:sz w:val="21"/>
              </w:rPr>
              <w:t>在</w:t>
            </w:r>
            <w:r w:rsidRPr="008F4943">
              <w:rPr>
                <w:rFonts w:hint="eastAsia"/>
                <w:sz w:val="21"/>
              </w:rPr>
              <w:t xml:space="preserve">minBagSamples </w:t>
            </w:r>
            <w:r w:rsidRPr="008F4943">
              <w:rPr>
                <w:rFonts w:hint="eastAsia"/>
                <w:sz w:val="21"/>
              </w:rPr>
              <w:t>中距其他样本的距离记为</w:t>
            </w:r>
            <w:r w:rsidRPr="008F4943">
              <w:rPr>
                <w:rFonts w:hint="eastAsia"/>
                <w:sz w:val="21"/>
              </w:rPr>
              <w:t xml:space="preserve"> distances</w:t>
            </w:r>
          </w:p>
          <w:p w:rsidR="008F4943" w:rsidRPr="008F4943" w:rsidRDefault="008F4943" w:rsidP="008F4943">
            <w:pPr>
              <w:ind w:firstLineChars="0" w:firstLine="0"/>
              <w:jc w:val="left"/>
              <w:rPr>
                <w:sz w:val="21"/>
              </w:rPr>
            </w:pPr>
            <w:r w:rsidRPr="008F4943">
              <w:rPr>
                <w:rFonts w:hint="eastAsia"/>
                <w:sz w:val="21"/>
              </w:rPr>
              <w:t>(11)</w:t>
            </w:r>
            <w:r w:rsidRPr="008F4943">
              <w:rPr>
                <w:rFonts w:hint="eastAsia"/>
                <w:sz w:val="21"/>
              </w:rPr>
              <w:tab/>
              <w:t xml:space="preserve">      </w:t>
            </w:r>
            <w:r w:rsidRPr="008F4943">
              <w:rPr>
                <w:rFonts w:hint="eastAsia"/>
                <w:sz w:val="21"/>
              </w:rPr>
              <w:t>根据</w:t>
            </w:r>
            <w:r w:rsidRPr="008F4943">
              <w:rPr>
                <w:rFonts w:hint="eastAsia"/>
                <w:sz w:val="21"/>
              </w:rPr>
              <w:t>distances</w:t>
            </w:r>
            <w:r w:rsidRPr="008F4943">
              <w:rPr>
                <w:rFonts w:hint="eastAsia"/>
                <w:sz w:val="21"/>
              </w:rPr>
              <w:t>对样本由小到大排序</w:t>
            </w:r>
          </w:p>
          <w:p w:rsidR="008F4943" w:rsidRPr="008F4943" w:rsidRDefault="008F4943" w:rsidP="008F4943">
            <w:pPr>
              <w:ind w:firstLineChars="0" w:firstLine="0"/>
              <w:jc w:val="left"/>
              <w:rPr>
                <w:sz w:val="21"/>
              </w:rPr>
            </w:pPr>
            <w:r w:rsidRPr="008F4943">
              <w:rPr>
                <w:rFonts w:hint="eastAsia"/>
                <w:sz w:val="21"/>
              </w:rPr>
              <w:t>(12)</w:t>
            </w:r>
            <w:r w:rsidRPr="008F4943">
              <w:rPr>
                <w:rFonts w:hint="eastAsia"/>
                <w:sz w:val="21"/>
              </w:rPr>
              <w:tab/>
              <w:t xml:space="preserve">      </w:t>
            </w:r>
            <w:r w:rsidRPr="008F4943">
              <w:rPr>
                <w:rFonts w:hint="eastAsia"/>
                <w:sz w:val="21"/>
              </w:rPr>
              <w:t>获取最靠前的</w:t>
            </w:r>
            <w:r w:rsidRPr="008F4943">
              <w:rPr>
                <w:rFonts w:hint="eastAsia"/>
                <w:sz w:val="21"/>
              </w:rPr>
              <w:t>k</w:t>
            </w:r>
            <w:r w:rsidRPr="008F4943">
              <w:rPr>
                <w:rFonts w:hint="eastAsia"/>
                <w:sz w:val="21"/>
              </w:rPr>
              <w:t>个实例</w:t>
            </w:r>
            <w:r w:rsidRPr="008F4943">
              <w:rPr>
                <w:rFonts w:hint="eastAsia"/>
                <w:sz w:val="21"/>
              </w:rPr>
              <w:t xml:space="preserve"> </w:t>
            </w:r>
            <w:r w:rsidRPr="008F4943">
              <w:rPr>
                <w:rFonts w:hint="eastAsia"/>
                <w:sz w:val="21"/>
              </w:rPr>
              <w:t>得</w:t>
            </w:r>
            <w:r w:rsidRPr="008F4943">
              <w:rPr>
                <w:rFonts w:hint="eastAsia"/>
                <w:sz w:val="21"/>
              </w:rPr>
              <w:t xml:space="preserve"> neighbors</w:t>
            </w:r>
          </w:p>
          <w:p w:rsidR="008F4943" w:rsidRPr="008F4943" w:rsidRDefault="008F4943" w:rsidP="008F4943">
            <w:pPr>
              <w:ind w:firstLineChars="0" w:firstLine="0"/>
              <w:jc w:val="left"/>
              <w:rPr>
                <w:sz w:val="21"/>
              </w:rPr>
            </w:pPr>
            <w:r w:rsidRPr="008F4943">
              <w:rPr>
                <w:rFonts w:hint="eastAsia"/>
                <w:sz w:val="21"/>
              </w:rPr>
              <w:t>(13)</w:t>
            </w:r>
            <w:r w:rsidRPr="008F4943">
              <w:rPr>
                <w:rFonts w:hint="eastAsia"/>
                <w:sz w:val="21"/>
              </w:rPr>
              <w:tab/>
              <w:t xml:space="preserve">      neighbors</w:t>
            </w:r>
            <w:r w:rsidRPr="008F4943">
              <w:rPr>
                <w:rFonts w:hint="eastAsia"/>
                <w:sz w:val="21"/>
              </w:rPr>
              <w:t>中随机选择一个实例</w:t>
            </w:r>
            <w:r w:rsidRPr="008F4943">
              <w:rPr>
                <w:rFonts w:hint="eastAsia"/>
                <w:sz w:val="21"/>
              </w:rPr>
              <w:t>refNeigh</w:t>
            </w:r>
          </w:p>
          <w:p w:rsidR="008F4943" w:rsidRPr="008F4943" w:rsidRDefault="008F4943" w:rsidP="008F4943">
            <w:pPr>
              <w:ind w:firstLineChars="0" w:firstLine="0"/>
              <w:jc w:val="left"/>
              <w:rPr>
                <w:sz w:val="21"/>
              </w:rPr>
            </w:pPr>
            <w:r w:rsidRPr="008F4943">
              <w:rPr>
                <w:sz w:val="21"/>
              </w:rPr>
              <w:t>(14)</w:t>
            </w:r>
            <w:r w:rsidRPr="008F4943">
              <w:rPr>
                <w:sz w:val="21"/>
              </w:rPr>
              <w:tab/>
              <w:t xml:space="preserve">      synthSmpl = newSample(sample,  refNeigh,  neighbors)</w:t>
            </w:r>
          </w:p>
          <w:p w:rsidR="008F4943" w:rsidRPr="008F4943" w:rsidRDefault="008F4943" w:rsidP="008F4943">
            <w:pPr>
              <w:ind w:firstLineChars="0" w:firstLine="0"/>
              <w:jc w:val="left"/>
              <w:rPr>
                <w:sz w:val="21"/>
              </w:rPr>
            </w:pPr>
            <w:r w:rsidRPr="008F4943">
              <w:rPr>
                <w:rFonts w:hint="eastAsia"/>
                <w:sz w:val="21"/>
              </w:rPr>
              <w:t>(15)</w:t>
            </w:r>
            <w:r w:rsidRPr="008F4943">
              <w:rPr>
                <w:rFonts w:hint="eastAsia"/>
                <w:sz w:val="21"/>
              </w:rPr>
              <w:tab/>
              <w:t xml:space="preserve">      synthSmpl</w:t>
            </w:r>
            <w:r w:rsidRPr="008F4943">
              <w:rPr>
                <w:rFonts w:hint="eastAsia"/>
                <w:sz w:val="21"/>
              </w:rPr>
              <w:t>加入训练集</w:t>
            </w:r>
            <w:r w:rsidRPr="008F4943">
              <w:rPr>
                <w:rFonts w:hint="eastAsia"/>
                <w:sz w:val="21"/>
              </w:rPr>
              <w:t>D</w:t>
            </w:r>
            <w:r w:rsidRPr="008F4943">
              <w:rPr>
                <w:rFonts w:hint="eastAsia"/>
                <w:sz w:val="21"/>
              </w:rPr>
              <w:t>中</w:t>
            </w:r>
          </w:p>
          <w:p w:rsidR="008F4943" w:rsidRPr="008F4943" w:rsidRDefault="008F4943" w:rsidP="008F4943">
            <w:pPr>
              <w:ind w:firstLineChars="0" w:firstLine="0"/>
              <w:jc w:val="left"/>
              <w:rPr>
                <w:b/>
                <w:sz w:val="21"/>
              </w:rPr>
            </w:pPr>
            <w:r w:rsidRPr="008F4943">
              <w:rPr>
                <w:sz w:val="21"/>
              </w:rPr>
              <w:t>(16)</w:t>
            </w:r>
            <w:r w:rsidRPr="008F4943">
              <w:rPr>
                <w:sz w:val="21"/>
              </w:rPr>
              <w:tab/>
              <w:t xml:space="preserve">   </w:t>
            </w:r>
            <w:r w:rsidRPr="008F4943">
              <w:rPr>
                <w:b/>
                <w:sz w:val="21"/>
              </w:rPr>
              <w:t>End for</w:t>
            </w:r>
          </w:p>
          <w:p w:rsidR="008F4943" w:rsidRPr="008F4943" w:rsidRDefault="008F4943" w:rsidP="008F4943">
            <w:pPr>
              <w:ind w:firstLineChars="0" w:firstLine="0"/>
              <w:jc w:val="left"/>
              <w:rPr>
                <w:sz w:val="21"/>
              </w:rPr>
            </w:pPr>
            <w:r w:rsidRPr="008F4943">
              <w:rPr>
                <w:sz w:val="21"/>
              </w:rPr>
              <w:t>(17)</w:t>
            </w:r>
            <w:r w:rsidRPr="008F4943">
              <w:rPr>
                <w:sz w:val="21"/>
              </w:rPr>
              <w:tab/>
            </w:r>
            <w:r w:rsidRPr="008F4943">
              <w:rPr>
                <w:b/>
                <w:sz w:val="21"/>
              </w:rPr>
              <w:t>End for</w:t>
            </w:r>
          </w:p>
          <w:p w:rsidR="008F4943" w:rsidRPr="008F4943" w:rsidRDefault="008F4943" w:rsidP="008F4943">
            <w:pPr>
              <w:ind w:firstLineChars="0" w:firstLine="0"/>
              <w:jc w:val="left"/>
              <w:rPr>
                <w:sz w:val="21"/>
              </w:rPr>
            </w:pPr>
            <w:r w:rsidRPr="008F4943">
              <w:rPr>
                <w:sz w:val="21"/>
              </w:rPr>
              <w:t>(18)</w:t>
            </w:r>
            <w:r w:rsidRPr="008F4943">
              <w:rPr>
                <w:b/>
                <w:sz w:val="21"/>
              </w:rPr>
              <w:tab/>
              <w:t xml:space="preserve">Function </w:t>
            </w:r>
            <w:r w:rsidRPr="008F4943">
              <w:rPr>
                <w:sz w:val="21"/>
              </w:rPr>
              <w:t xml:space="preserve"> newSample(sample, refNeigh, neighbors)</w:t>
            </w:r>
          </w:p>
          <w:p w:rsidR="008F4943" w:rsidRPr="008F4943" w:rsidRDefault="008F4943" w:rsidP="008F4943">
            <w:pPr>
              <w:ind w:firstLineChars="0" w:firstLine="0"/>
              <w:jc w:val="left"/>
              <w:rPr>
                <w:sz w:val="21"/>
              </w:rPr>
            </w:pPr>
            <w:r w:rsidRPr="008F4943">
              <w:rPr>
                <w:sz w:val="21"/>
              </w:rPr>
              <w:t>(19)</w:t>
            </w:r>
            <w:r w:rsidRPr="008F4943">
              <w:rPr>
                <w:sz w:val="21"/>
              </w:rPr>
              <w:tab/>
              <w:t xml:space="preserve">  synthSmpl =new Sample</w:t>
            </w:r>
          </w:p>
          <w:p w:rsidR="008F4943" w:rsidRPr="008F4943" w:rsidRDefault="008F4943" w:rsidP="008F4943">
            <w:pPr>
              <w:ind w:firstLineChars="0" w:firstLine="0"/>
              <w:jc w:val="left"/>
              <w:rPr>
                <w:b/>
                <w:sz w:val="21"/>
              </w:rPr>
            </w:pPr>
            <w:r w:rsidRPr="008F4943">
              <w:rPr>
                <w:sz w:val="21"/>
              </w:rPr>
              <w:t>(20)</w:t>
            </w:r>
            <w:r w:rsidRPr="008F4943">
              <w:rPr>
                <w:sz w:val="21"/>
              </w:rPr>
              <w:tab/>
              <w:t xml:space="preserve">  </w:t>
            </w:r>
            <w:r w:rsidRPr="008F4943">
              <w:rPr>
                <w:b/>
                <w:sz w:val="21"/>
              </w:rPr>
              <w:t xml:space="preserve">For  </w:t>
            </w:r>
            <w:r w:rsidRPr="008F4943">
              <w:rPr>
                <w:sz w:val="21"/>
              </w:rPr>
              <w:t xml:space="preserve">each feature  </w:t>
            </w:r>
            <w:r w:rsidRPr="008F4943">
              <w:rPr>
                <w:b/>
                <w:sz w:val="21"/>
              </w:rPr>
              <w:t xml:space="preserve">in </w:t>
            </w:r>
            <w:r w:rsidRPr="008F4943">
              <w:rPr>
                <w:sz w:val="21"/>
              </w:rPr>
              <w:t xml:space="preserve"> synthSmpl</w:t>
            </w:r>
            <w:r w:rsidRPr="008F4943">
              <w:rPr>
                <w:b/>
                <w:sz w:val="21"/>
              </w:rPr>
              <w:t xml:space="preserve">  do</w:t>
            </w:r>
          </w:p>
          <w:p w:rsidR="008F4943" w:rsidRPr="008F4943" w:rsidRDefault="008F4943" w:rsidP="008F4943">
            <w:pPr>
              <w:ind w:firstLineChars="0" w:firstLine="0"/>
              <w:jc w:val="left"/>
              <w:rPr>
                <w:sz w:val="21"/>
              </w:rPr>
            </w:pPr>
            <w:r w:rsidRPr="008F4943">
              <w:rPr>
                <w:rFonts w:hint="eastAsia"/>
                <w:sz w:val="21"/>
              </w:rPr>
              <w:t>(21)</w:t>
            </w:r>
            <w:r w:rsidRPr="008F4943">
              <w:rPr>
                <w:rFonts w:hint="eastAsia"/>
                <w:sz w:val="21"/>
              </w:rPr>
              <w:tab/>
              <w:t xml:space="preserve">    </w:t>
            </w:r>
            <w:r w:rsidRPr="008F4943">
              <w:rPr>
                <w:rFonts w:hint="eastAsia"/>
                <w:b/>
                <w:sz w:val="21"/>
              </w:rPr>
              <w:t xml:space="preserve"> If  </w:t>
            </w:r>
            <w:r w:rsidRPr="008F4943">
              <w:rPr>
                <w:rFonts w:hint="eastAsia"/>
                <w:sz w:val="21"/>
              </w:rPr>
              <w:t xml:space="preserve">feature is numeric  </w:t>
            </w:r>
            <w:r w:rsidRPr="008F4943">
              <w:rPr>
                <w:rFonts w:hint="eastAsia"/>
                <w:b/>
                <w:sz w:val="21"/>
              </w:rPr>
              <w:t>then</w:t>
            </w:r>
            <w:r w:rsidRPr="008F4943">
              <w:rPr>
                <w:rFonts w:hint="eastAsia"/>
                <w:sz w:val="21"/>
              </w:rPr>
              <w:t xml:space="preserve"> //</w:t>
            </w:r>
            <w:r w:rsidRPr="008F4943">
              <w:rPr>
                <w:rFonts w:hint="eastAsia"/>
                <w:sz w:val="21"/>
              </w:rPr>
              <w:t>数值型属性插值处理</w:t>
            </w:r>
          </w:p>
          <w:p w:rsidR="008F4943" w:rsidRPr="008F4943" w:rsidRDefault="008F4943" w:rsidP="008F4943">
            <w:pPr>
              <w:ind w:firstLineChars="0" w:firstLine="0"/>
              <w:jc w:val="left"/>
              <w:rPr>
                <w:sz w:val="21"/>
              </w:rPr>
            </w:pPr>
            <w:r w:rsidRPr="008F4943">
              <w:rPr>
                <w:sz w:val="21"/>
              </w:rPr>
              <w:t>(22)</w:t>
            </w:r>
            <w:r w:rsidRPr="008F4943">
              <w:rPr>
                <w:sz w:val="21"/>
              </w:rPr>
              <w:tab/>
              <w:t xml:space="preserve">       Diff = refNeigh.feature – sample.feature</w:t>
            </w:r>
          </w:p>
          <w:p w:rsidR="008F4943" w:rsidRPr="008F4943" w:rsidRDefault="008F4943" w:rsidP="008F4943">
            <w:pPr>
              <w:ind w:firstLineChars="0" w:firstLine="0"/>
              <w:jc w:val="left"/>
              <w:rPr>
                <w:sz w:val="21"/>
              </w:rPr>
            </w:pPr>
            <w:r w:rsidRPr="008F4943">
              <w:rPr>
                <w:sz w:val="21"/>
              </w:rPr>
              <w:t>(23)</w:t>
            </w:r>
            <w:r w:rsidRPr="008F4943">
              <w:rPr>
                <w:sz w:val="21"/>
              </w:rPr>
              <w:tab/>
              <w:t xml:space="preserve">       Offset = diff * randvalue(0,1)</w:t>
            </w:r>
          </w:p>
          <w:p w:rsidR="008F4943" w:rsidRPr="008F4943" w:rsidRDefault="008F4943" w:rsidP="008F4943">
            <w:pPr>
              <w:ind w:firstLineChars="0" w:firstLine="0"/>
              <w:jc w:val="left"/>
              <w:rPr>
                <w:sz w:val="21"/>
              </w:rPr>
            </w:pPr>
            <w:r w:rsidRPr="008F4943">
              <w:rPr>
                <w:sz w:val="21"/>
              </w:rPr>
              <w:t>(24)</w:t>
            </w:r>
            <w:r w:rsidRPr="008F4943">
              <w:rPr>
                <w:sz w:val="21"/>
              </w:rPr>
              <w:tab/>
              <w:t xml:space="preserve">       Value =sample.feature + offset</w:t>
            </w:r>
          </w:p>
          <w:p w:rsidR="008F4943" w:rsidRPr="008F4943" w:rsidRDefault="008F4943" w:rsidP="008F4943">
            <w:pPr>
              <w:ind w:firstLineChars="0" w:firstLine="0"/>
              <w:jc w:val="left"/>
              <w:rPr>
                <w:sz w:val="21"/>
              </w:rPr>
            </w:pPr>
            <w:r w:rsidRPr="008F4943">
              <w:rPr>
                <w:rFonts w:hint="eastAsia"/>
                <w:sz w:val="21"/>
              </w:rPr>
              <w:t>(25)</w:t>
            </w:r>
            <w:r w:rsidRPr="008F4943">
              <w:rPr>
                <w:rFonts w:hint="eastAsia"/>
                <w:sz w:val="21"/>
              </w:rPr>
              <w:tab/>
              <w:t xml:space="preserve">    </w:t>
            </w:r>
            <w:r w:rsidRPr="008F4943">
              <w:rPr>
                <w:rFonts w:hint="eastAsia"/>
                <w:b/>
                <w:sz w:val="21"/>
              </w:rPr>
              <w:t xml:space="preserve"> Else</w:t>
            </w:r>
            <w:r w:rsidRPr="008F4943">
              <w:rPr>
                <w:rFonts w:hint="eastAsia"/>
                <w:sz w:val="21"/>
              </w:rPr>
              <w:t xml:space="preserve"> value =mostFreVal(neighbors.feature)//</w:t>
            </w:r>
            <w:r w:rsidRPr="008F4943">
              <w:rPr>
                <w:rFonts w:hint="eastAsia"/>
                <w:sz w:val="21"/>
              </w:rPr>
              <w:t>频次最多</w:t>
            </w:r>
          </w:p>
          <w:p w:rsidR="008F4943" w:rsidRPr="008F4943" w:rsidRDefault="008F4943" w:rsidP="008F4943">
            <w:pPr>
              <w:ind w:firstLineChars="0" w:firstLine="0"/>
              <w:jc w:val="left"/>
              <w:rPr>
                <w:sz w:val="21"/>
              </w:rPr>
            </w:pPr>
            <w:r w:rsidRPr="008F4943">
              <w:rPr>
                <w:sz w:val="21"/>
              </w:rPr>
              <w:t>(26)</w:t>
            </w:r>
            <w:r w:rsidRPr="008F4943">
              <w:rPr>
                <w:sz w:val="21"/>
              </w:rPr>
              <w:tab/>
              <w:t xml:space="preserve">     synthSmpl.feature = value</w:t>
            </w:r>
          </w:p>
          <w:p w:rsidR="008F4943" w:rsidRPr="008F4943" w:rsidRDefault="008F4943" w:rsidP="008F4943">
            <w:pPr>
              <w:ind w:firstLineChars="0" w:firstLine="0"/>
              <w:jc w:val="left"/>
              <w:rPr>
                <w:b/>
                <w:sz w:val="21"/>
              </w:rPr>
            </w:pPr>
            <w:r w:rsidRPr="008F4943">
              <w:rPr>
                <w:sz w:val="21"/>
              </w:rPr>
              <w:t>(27)</w:t>
            </w:r>
            <w:r w:rsidRPr="008F4943">
              <w:rPr>
                <w:sz w:val="21"/>
              </w:rPr>
              <w:tab/>
              <w:t xml:space="preserve">  </w:t>
            </w:r>
            <w:r w:rsidRPr="008F4943">
              <w:rPr>
                <w:b/>
                <w:sz w:val="21"/>
              </w:rPr>
              <w:t>End for</w:t>
            </w:r>
          </w:p>
          <w:p w:rsidR="008F4943" w:rsidRPr="008F4943" w:rsidRDefault="008F4943" w:rsidP="008F4943">
            <w:pPr>
              <w:ind w:firstLineChars="0" w:firstLine="0"/>
              <w:jc w:val="left"/>
              <w:rPr>
                <w:sz w:val="21"/>
              </w:rPr>
            </w:pPr>
            <w:r w:rsidRPr="008F4943">
              <w:rPr>
                <w:rFonts w:hint="eastAsia"/>
                <w:sz w:val="21"/>
              </w:rPr>
              <w:t>(28)</w:t>
            </w:r>
            <w:r w:rsidRPr="008F4943">
              <w:rPr>
                <w:rFonts w:hint="eastAsia"/>
                <w:sz w:val="21"/>
              </w:rPr>
              <w:tab/>
              <w:t xml:space="preserve">  Lblcounts = count(sample.labels,  neighbors.labels) //</w:t>
            </w:r>
            <w:r w:rsidRPr="008F4943">
              <w:rPr>
                <w:rFonts w:hint="eastAsia"/>
                <w:sz w:val="21"/>
              </w:rPr>
              <w:t>计算种子样本和邻居样本中标签频次</w:t>
            </w:r>
          </w:p>
          <w:p w:rsidR="008F4943" w:rsidRPr="008F4943" w:rsidRDefault="008F4943" w:rsidP="008F4943">
            <w:pPr>
              <w:ind w:firstLineChars="0" w:firstLine="0"/>
              <w:jc w:val="left"/>
              <w:rPr>
                <w:b/>
                <w:sz w:val="21"/>
              </w:rPr>
            </w:pPr>
            <w:r w:rsidRPr="008F4943">
              <w:rPr>
                <w:sz w:val="21"/>
              </w:rPr>
              <w:t>(29)</w:t>
            </w:r>
            <w:r w:rsidRPr="008F4943">
              <w:rPr>
                <w:sz w:val="21"/>
              </w:rPr>
              <w:tab/>
              <w:t xml:space="preserve"> </w:t>
            </w:r>
            <w:r w:rsidRPr="008F4943">
              <w:rPr>
                <w:b/>
                <w:sz w:val="21"/>
              </w:rPr>
              <w:t xml:space="preserve"> If </w:t>
            </w:r>
            <w:r w:rsidRPr="008F4943">
              <w:rPr>
                <w:sz w:val="21"/>
              </w:rPr>
              <w:t xml:space="preserve"> lblcounts&gt;(k+1)/2  </w:t>
            </w:r>
            <w:r w:rsidRPr="008F4943">
              <w:rPr>
                <w:b/>
                <w:sz w:val="21"/>
              </w:rPr>
              <w:t>then</w:t>
            </w:r>
          </w:p>
          <w:p w:rsidR="008F4943" w:rsidRPr="008F4943" w:rsidRDefault="008F4943" w:rsidP="008F4943">
            <w:pPr>
              <w:ind w:firstLineChars="0" w:firstLine="0"/>
              <w:jc w:val="left"/>
              <w:rPr>
                <w:sz w:val="21"/>
              </w:rPr>
            </w:pPr>
            <w:r w:rsidRPr="008F4943">
              <w:rPr>
                <w:rFonts w:hint="eastAsia"/>
                <w:sz w:val="21"/>
              </w:rPr>
              <w:lastRenderedPageBreak/>
              <w:t>(30)</w:t>
            </w:r>
            <w:r w:rsidRPr="008F4943">
              <w:rPr>
                <w:rFonts w:hint="eastAsia"/>
                <w:sz w:val="21"/>
              </w:rPr>
              <w:tab/>
              <w:t xml:space="preserve">     </w:t>
            </w:r>
            <w:r w:rsidRPr="008F4943">
              <w:rPr>
                <w:rFonts w:hint="eastAsia"/>
                <w:sz w:val="21"/>
              </w:rPr>
              <w:t>将超过半数的标签作为新样本</w:t>
            </w:r>
            <w:r w:rsidRPr="008F4943">
              <w:rPr>
                <w:rFonts w:hint="eastAsia"/>
                <w:sz w:val="21"/>
              </w:rPr>
              <w:t xml:space="preserve"> synthSmpl</w:t>
            </w:r>
            <w:r w:rsidRPr="008F4943">
              <w:rPr>
                <w:rFonts w:hint="eastAsia"/>
                <w:sz w:val="21"/>
              </w:rPr>
              <w:t>的标签集合</w:t>
            </w:r>
          </w:p>
          <w:p w:rsidR="008F4943" w:rsidRPr="008F4943" w:rsidRDefault="008F4943" w:rsidP="008F4943">
            <w:pPr>
              <w:ind w:firstLineChars="0" w:firstLine="0"/>
              <w:jc w:val="left"/>
              <w:rPr>
                <w:sz w:val="21"/>
              </w:rPr>
            </w:pPr>
            <w:r w:rsidRPr="008F4943">
              <w:rPr>
                <w:sz w:val="21"/>
              </w:rPr>
              <w:t>(31)</w:t>
            </w:r>
            <w:r w:rsidRPr="008F4943">
              <w:rPr>
                <w:sz w:val="21"/>
              </w:rPr>
              <w:tab/>
            </w:r>
            <w:r w:rsidRPr="008F4943">
              <w:rPr>
                <w:b/>
                <w:sz w:val="21"/>
              </w:rPr>
              <w:t xml:space="preserve">  Return</w:t>
            </w:r>
            <w:r w:rsidRPr="008F4943">
              <w:rPr>
                <w:sz w:val="21"/>
              </w:rPr>
              <w:t xml:space="preserve"> synthSmpl</w:t>
            </w:r>
          </w:p>
          <w:p w:rsidR="008F4943" w:rsidRDefault="008F4943" w:rsidP="008F4943">
            <w:pPr>
              <w:ind w:firstLineChars="0" w:firstLine="0"/>
              <w:jc w:val="left"/>
            </w:pPr>
            <w:r w:rsidRPr="008F4943">
              <w:rPr>
                <w:sz w:val="21"/>
              </w:rPr>
              <w:t>(32)</w:t>
            </w:r>
            <w:r w:rsidRPr="008F4943">
              <w:rPr>
                <w:b/>
                <w:sz w:val="21"/>
              </w:rPr>
              <w:tab/>
              <w:t>End function</w:t>
            </w:r>
          </w:p>
        </w:tc>
      </w:tr>
    </w:tbl>
    <w:p w:rsidR="00543AD9" w:rsidRDefault="008F4943" w:rsidP="00EF7C15">
      <w:pPr>
        <w:pStyle w:val="2"/>
      </w:pPr>
      <w:bookmarkStart w:id="368" w:name="_Toc511730097"/>
      <w:bookmarkStart w:id="369" w:name="_Toc511756930"/>
      <w:r w:rsidRPr="008F4943">
        <w:rPr>
          <w:rFonts w:hint="eastAsia"/>
        </w:rPr>
        <w:lastRenderedPageBreak/>
        <w:t>多标签双重自适应采样算法</w:t>
      </w:r>
      <w:bookmarkEnd w:id="368"/>
      <w:bookmarkEnd w:id="369"/>
      <w:ins w:id="370" w:author="weihy2018" w:date="2018-04-19T10:26:00Z">
        <w:r w:rsidR="00F3765F" w:rsidRPr="003C0FFB">
          <w:rPr>
            <w:rFonts w:hint="eastAsia"/>
          </w:rPr>
          <w:t>ML-DARS</w:t>
        </w:r>
      </w:ins>
    </w:p>
    <w:p w:rsidR="00EF7C15" w:rsidRDefault="00F3765F" w:rsidP="00EF7C15">
      <w:pPr>
        <w:pStyle w:val="3"/>
      </w:pPr>
      <w:bookmarkStart w:id="371" w:name="_Toc511730098"/>
      <w:bookmarkStart w:id="372" w:name="_Toc511756931"/>
      <w:ins w:id="373" w:author="weihy2018" w:date="2018-04-19T10:26:00Z">
        <w:r>
          <w:rPr>
            <w:rFonts w:hint="eastAsia"/>
          </w:rPr>
          <w:t>？？</w:t>
        </w:r>
      </w:ins>
      <w:r w:rsidRPr="00EF7C15">
        <w:rPr>
          <w:rFonts w:hint="eastAsia"/>
        </w:rPr>
        <w:t>算法概述</w:t>
      </w:r>
      <w:bookmarkEnd w:id="371"/>
      <w:bookmarkEnd w:id="372"/>
    </w:p>
    <w:p w:rsidR="00EF7C15" w:rsidRDefault="00EF7C15" w:rsidP="00EF7C15">
      <w:pPr>
        <w:ind w:firstLine="480"/>
      </w:pPr>
      <w:r>
        <w:rPr>
          <w:rFonts w:hint="eastAsia"/>
        </w:rPr>
        <w:t>已有的解决多标签不均衡性的方法要么是欠采样，要么是过采样，这种单方面采样来均衡数据集的方法虽然能够在一定程度上解决数据不均衡问题，但是采样过度可能导致数据集发生偏移，大类样本变成小类样本造成的大量信息丢失，小类样本由于产生的新样本过多而造成的过拟合问题。另一方面，目前的多标签采样算法</w:t>
      </w:r>
      <w:r>
        <w:rPr>
          <w:rFonts w:hint="eastAsia"/>
        </w:rPr>
        <w:t>LP</w:t>
      </w:r>
      <w:r>
        <w:rPr>
          <w:rFonts w:hint="eastAsia"/>
        </w:rPr>
        <w:t>和</w:t>
      </w:r>
      <w:r>
        <w:rPr>
          <w:rFonts w:hint="eastAsia"/>
        </w:rPr>
        <w:t>ML</w:t>
      </w:r>
      <w:r>
        <w:rPr>
          <w:rFonts w:hint="eastAsia"/>
        </w:rPr>
        <w:t>通过人工设定采样率来决定要删除的大样本数目，或者增加新的小类样本的数目，这种方法使用起来，首先得了解多标签数据集的分布情况，而多标签数据集本身涉及到一个样本拥有多个类标签的这种复杂特性增加了分析难度，粗略的设置采样率存在随机性大且未能考虑到整体数据集的分布情况，造成最终的数据集分布存在很大不确定性，使模型分类效果受到很大影响。</w:t>
      </w:r>
    </w:p>
    <w:p w:rsidR="00EF7C15" w:rsidRDefault="00EF7C15" w:rsidP="00EF7C15">
      <w:pPr>
        <w:ind w:firstLine="480"/>
      </w:pPr>
      <w:r>
        <w:rPr>
          <w:rFonts w:hint="eastAsia"/>
        </w:rPr>
        <w:t>为了对以上问题进行处理，本节提出了多标签双重自适应重采样算法</w:t>
      </w:r>
      <w:r>
        <w:rPr>
          <w:rFonts w:hint="eastAsia"/>
        </w:rPr>
        <w:t>ML-DARS</w:t>
      </w:r>
      <w:r>
        <w:rPr>
          <w:rFonts w:hint="eastAsia"/>
        </w:rPr>
        <w:t>算法。该算法主要考虑到多标签数据集内部很大的差异性，将欠采样和过采样过程相结合，同时最小化人工干预对数据集造成的极大不确定性。该算法解决问题主要分为以下步骤：</w:t>
      </w:r>
    </w:p>
    <w:p w:rsidR="00EF7C15" w:rsidRDefault="00EF7C15" w:rsidP="00EF7C15">
      <w:pPr>
        <w:numPr>
          <w:ilvl w:val="1"/>
          <w:numId w:val="33"/>
        </w:numPr>
        <w:ind w:firstLineChars="0"/>
      </w:pPr>
      <w:r>
        <w:rPr>
          <w:rFonts w:hint="eastAsia"/>
        </w:rPr>
        <w:t>采样算法选择，本算法鉴于欠采样和过采样结合的思想，首先需要确定有效的欠采样算法、过采样算法为整个过程提供更好的基础。</w:t>
      </w:r>
    </w:p>
    <w:p w:rsidR="00EF7C15" w:rsidRDefault="00EF7C15" w:rsidP="00EF7C15">
      <w:pPr>
        <w:numPr>
          <w:ilvl w:val="1"/>
          <w:numId w:val="33"/>
        </w:numPr>
        <w:ind w:firstLineChars="0"/>
      </w:pPr>
      <w:r>
        <w:rPr>
          <w:rFonts w:hint="eastAsia"/>
        </w:rPr>
        <w:t>小类标签、大类标签的划分，即选择哪些标签作为小类标签，哪类标签需要划分到大类标签集合。</w:t>
      </w:r>
    </w:p>
    <w:p w:rsidR="00EF7C15" w:rsidRDefault="00EF7C15" w:rsidP="00EF7C15">
      <w:pPr>
        <w:numPr>
          <w:ilvl w:val="1"/>
          <w:numId w:val="33"/>
        </w:numPr>
        <w:ind w:firstLineChars="0"/>
      </w:pPr>
      <w:r>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EF7C15" w:rsidRDefault="00EF7C15" w:rsidP="00EF7C15">
      <w:pPr>
        <w:numPr>
          <w:ilvl w:val="1"/>
          <w:numId w:val="33"/>
        </w:numPr>
        <w:ind w:firstLineChars="0"/>
      </w:pPr>
      <w:r>
        <w:rPr>
          <w:rFonts w:hint="eastAsia"/>
        </w:rPr>
        <w:t>如何集成欠采样和过采样两种算法来获得更为均衡的数据集，即具体的</w:t>
      </w:r>
      <w:r>
        <w:rPr>
          <w:rFonts w:hint="eastAsia"/>
        </w:rPr>
        <w:t>ML-DARS</w:t>
      </w:r>
      <w:r>
        <w:rPr>
          <w:rFonts w:hint="eastAsia"/>
        </w:rPr>
        <w:t>算法描述。</w:t>
      </w:r>
    </w:p>
    <w:p w:rsidR="00EF7C15" w:rsidRDefault="00EF7C15" w:rsidP="00EF7C15">
      <w:pPr>
        <w:pStyle w:val="3"/>
      </w:pPr>
      <w:bookmarkStart w:id="374" w:name="_Toc511730099"/>
      <w:bookmarkStart w:id="375" w:name="_Toc511756932"/>
      <w:r w:rsidRPr="00EF7C15">
        <w:rPr>
          <w:rFonts w:hint="eastAsia"/>
        </w:rPr>
        <w:t>采样算法选取</w:t>
      </w:r>
      <w:bookmarkEnd w:id="374"/>
      <w:bookmarkEnd w:id="375"/>
    </w:p>
    <w:p w:rsidR="00EF7C15" w:rsidRDefault="00EF7C15" w:rsidP="00EF7C15">
      <w:pPr>
        <w:ind w:firstLine="480"/>
      </w:pPr>
      <w:r>
        <w:rPr>
          <w:rFonts w:hint="eastAsia"/>
        </w:rPr>
        <w:t>正如上文介绍，目前最为流行的采样算法基于</w:t>
      </w:r>
      <w:r>
        <w:rPr>
          <w:rFonts w:hint="eastAsia"/>
        </w:rPr>
        <w:t>LP</w:t>
      </w:r>
      <w:r>
        <w:rPr>
          <w:rFonts w:hint="eastAsia"/>
        </w:rPr>
        <w:t>和基于</w:t>
      </w:r>
      <w:r>
        <w:rPr>
          <w:rFonts w:hint="eastAsia"/>
        </w:rPr>
        <w:t>ML</w:t>
      </w:r>
      <w:r>
        <w:rPr>
          <w:rFonts w:hint="eastAsia"/>
        </w:rPr>
        <w:t>的方法，</w:t>
      </w:r>
      <w:r>
        <w:rPr>
          <w:rFonts w:hint="eastAsia"/>
        </w:rPr>
        <w:t>LP</w:t>
      </w:r>
      <w:r>
        <w:rPr>
          <w:rFonts w:hint="eastAsia"/>
        </w:rPr>
        <w:t>方法带来标签集转化后产生的多分类标签规模大且数据量极不均衡等问题，基于</w:t>
      </w:r>
      <w:r>
        <w:rPr>
          <w:rFonts w:hint="eastAsia"/>
        </w:rPr>
        <w:t>ML</w:t>
      </w:r>
      <w:r>
        <w:rPr>
          <w:rFonts w:hint="eastAsia"/>
        </w:rPr>
        <w:t>方法的</w:t>
      </w:r>
      <w:r>
        <w:rPr>
          <w:rFonts w:hint="eastAsia"/>
        </w:rPr>
        <w:lastRenderedPageBreak/>
        <w:t>采样算法更为合理的均衡了数据集的分布。其中</w:t>
      </w:r>
      <w:r>
        <w:rPr>
          <w:rFonts w:hint="eastAsia"/>
        </w:rPr>
        <w:t>ML-RUS</w:t>
      </w:r>
      <w:r>
        <w:rPr>
          <w:rFonts w:hint="eastAsia"/>
        </w:rPr>
        <w:t>算法受</w:t>
      </w:r>
      <w:r>
        <w:rPr>
          <w:rFonts w:hint="eastAsia"/>
        </w:rPr>
        <w:t>LP-RUS</w:t>
      </w:r>
      <w:r>
        <w:rPr>
          <w:rFonts w:hint="eastAsia"/>
        </w:rPr>
        <w:t>算法思想的启发，对每个标签首先进行评估其不均衡度并合理的划分大小类标签，然后删除采样率所规定的样本数目，这些样本对应的标签不含有所有小类标签，既保证了小类标签对应的样本信息不会丢失，同时又删除了大类样本带来的冗余信息。该算法具体描述如</w:t>
      </w:r>
      <w:r>
        <w:rPr>
          <w:rFonts w:hint="eastAsia"/>
        </w:rPr>
        <w:t>4.2.2</w:t>
      </w:r>
      <w:r>
        <w:rPr>
          <w:rFonts w:hint="eastAsia"/>
        </w:rPr>
        <w:t>小节。</w:t>
      </w:r>
    </w:p>
    <w:p w:rsidR="00EF7C15" w:rsidRDefault="00EF7C15" w:rsidP="00EF7C15">
      <w:pPr>
        <w:ind w:firstLine="480"/>
      </w:pPr>
      <w:r>
        <w:rPr>
          <w:rFonts w:hint="eastAsia"/>
        </w:rPr>
        <w:t>ML-SMOTE</w:t>
      </w:r>
      <w:r>
        <w:rPr>
          <w:rFonts w:hint="eastAsia"/>
        </w:rPr>
        <w:t>算法既考虑了</w:t>
      </w:r>
      <w:r>
        <w:rPr>
          <w:rFonts w:hint="eastAsia"/>
        </w:rPr>
        <w:t>ML-ROS</w:t>
      </w:r>
      <w:r>
        <w:rPr>
          <w:rFonts w:hint="eastAsia"/>
        </w:rPr>
        <w:t>算法的优势，即复制小类样本增加小类标签的样本数目，又解决了</w:t>
      </w:r>
      <w:r>
        <w:rPr>
          <w:rFonts w:hint="eastAsia"/>
        </w:rPr>
        <w:t>ML-ROS</w:t>
      </w:r>
      <w:r>
        <w:rPr>
          <w:rFonts w:hint="eastAsia"/>
        </w:rPr>
        <w:t>算法存在的重复样本导致的模型过拟合问题，对小类样本插值产生新样本，既有效解决了不均衡问题，又获得了合理且较好的模型分类效果，实际上，</w:t>
      </w:r>
      <w:r>
        <w:rPr>
          <w:rFonts w:hint="eastAsia"/>
        </w:rPr>
        <w:t xml:space="preserve"> ML-SMOTE</w:t>
      </w:r>
      <w:r>
        <w:rPr>
          <w:rFonts w:hint="eastAsia"/>
        </w:rPr>
        <w:t>普遍代替</w:t>
      </w:r>
      <w:r>
        <w:rPr>
          <w:rFonts w:hint="eastAsia"/>
        </w:rPr>
        <w:t>ML-ROS</w:t>
      </w:r>
      <w:r>
        <w:rPr>
          <w:rFonts w:hint="eastAsia"/>
        </w:rPr>
        <w:t>算法用来解决多标签不均衡性问题。算法具体描述过程见</w:t>
      </w:r>
      <w:r>
        <w:rPr>
          <w:rFonts w:hint="eastAsia"/>
        </w:rPr>
        <w:t>4.2.2</w:t>
      </w:r>
      <w:r>
        <w:rPr>
          <w:rFonts w:hint="eastAsia"/>
        </w:rPr>
        <w:t>小节。</w:t>
      </w:r>
    </w:p>
    <w:p w:rsidR="00EF7C15" w:rsidRDefault="00EF7C15" w:rsidP="00EF7C15">
      <w:pPr>
        <w:ind w:firstLine="480"/>
      </w:pPr>
      <w:r>
        <w:rPr>
          <w:rFonts w:hint="eastAsia"/>
        </w:rPr>
        <w:t>基于上述分析，</w:t>
      </w:r>
      <w:r>
        <w:rPr>
          <w:rFonts w:hint="eastAsia"/>
        </w:rPr>
        <w:t>ML-DARS</w:t>
      </w:r>
      <w:r>
        <w:rPr>
          <w:rFonts w:hint="eastAsia"/>
        </w:rPr>
        <w:t>算法将充分利用</w:t>
      </w:r>
      <w:r>
        <w:rPr>
          <w:rFonts w:hint="eastAsia"/>
        </w:rPr>
        <w:t xml:space="preserve">ML-RUS </w:t>
      </w:r>
      <w:r>
        <w:rPr>
          <w:rFonts w:hint="eastAsia"/>
        </w:rPr>
        <w:t>算法思想和</w:t>
      </w:r>
      <w:r>
        <w:rPr>
          <w:rFonts w:hint="eastAsia"/>
        </w:rPr>
        <w:t>ML-SMOTE</w:t>
      </w:r>
      <w:r>
        <w:rPr>
          <w:rFonts w:hint="eastAsia"/>
        </w:rPr>
        <w:t>算法思想的优势，既解决大样本信息冗余问题，又解决了小样本缺乏信息表示问题，</w:t>
      </w:r>
      <w:r>
        <w:rPr>
          <w:rFonts w:hint="eastAsia"/>
        </w:rPr>
        <w:t xml:space="preserve"> </w:t>
      </w:r>
      <w:r>
        <w:rPr>
          <w:rFonts w:hint="eastAsia"/>
        </w:rPr>
        <w:t>极大均衡了多标签数据集的分布。</w:t>
      </w:r>
    </w:p>
    <w:p w:rsidR="00EF7C15" w:rsidRDefault="00EF7C15" w:rsidP="00EF7C15">
      <w:pPr>
        <w:pStyle w:val="3"/>
      </w:pPr>
      <w:bookmarkStart w:id="376" w:name="_Toc511730100"/>
      <w:bookmarkStart w:id="377" w:name="_Toc511756933"/>
      <w:r w:rsidRPr="00EF7C15">
        <w:rPr>
          <w:rFonts w:hint="eastAsia"/>
        </w:rPr>
        <w:t>标签集合的划分</w:t>
      </w:r>
      <w:bookmarkEnd w:id="376"/>
      <w:bookmarkEnd w:id="377"/>
    </w:p>
    <w:p w:rsidR="00EF7C15" w:rsidRDefault="00EF7C15" w:rsidP="00EF7C15">
      <w:pPr>
        <w:ind w:firstLine="480"/>
      </w:pPr>
      <w:r w:rsidRPr="00EF7C15">
        <w:rPr>
          <w:rFonts w:hint="eastAsia"/>
        </w:rPr>
        <w:t>由于</w:t>
      </w:r>
      <w:r w:rsidRPr="00EF7C15">
        <w:rPr>
          <w:rFonts w:hint="eastAsia"/>
        </w:rPr>
        <w:t>ML-DARS</w:t>
      </w:r>
      <w:r w:rsidRPr="00EF7C15">
        <w:rPr>
          <w:rFonts w:hint="eastAsia"/>
        </w:rPr>
        <w:t>算法将欠采样过程和过采样相结合，算法开始之前需要确定哪些标签属于小类标签，哪些标签属于大类标签，然后根据划分好的大类标签集合和小类标签集合进行后续的欠采样和过采样过程。为了充分利用</w:t>
      </w:r>
      <w:r w:rsidRPr="00EF7C15">
        <w:rPr>
          <w:rFonts w:hint="eastAsia"/>
        </w:rPr>
        <w:t>ML-RUS</w:t>
      </w:r>
      <w:r w:rsidRPr="00EF7C15">
        <w:rPr>
          <w:rFonts w:hint="eastAsia"/>
        </w:rPr>
        <w:t>算法和</w:t>
      </w:r>
      <w:r w:rsidRPr="00EF7C15">
        <w:rPr>
          <w:rFonts w:hint="eastAsia"/>
        </w:rPr>
        <w:t>ML-SMOTE</w:t>
      </w:r>
      <w:r w:rsidRPr="00EF7C15">
        <w:rPr>
          <w:rFonts w:hint="eastAsia"/>
        </w:rPr>
        <w:t>算法的优势，</w:t>
      </w:r>
      <w:r w:rsidRPr="00EF7C15">
        <w:rPr>
          <w:rFonts w:hint="eastAsia"/>
        </w:rPr>
        <w:t>ML-DARS</w:t>
      </w:r>
      <w:r w:rsidRPr="00EF7C15">
        <w:rPr>
          <w:rFonts w:hint="eastAsia"/>
        </w:rPr>
        <w:t>算法同样根据标签间的不均衡程度对标签集合进行划分。根据第二章中的公式（</w:t>
      </w:r>
      <w:r w:rsidRPr="00EF7C15">
        <w:rPr>
          <w:rFonts w:hint="eastAsia"/>
        </w:rPr>
        <w:t>2-12</w:t>
      </w:r>
      <w:r w:rsidRPr="00EF7C15">
        <w:rPr>
          <w:rFonts w:hint="eastAsia"/>
        </w:rPr>
        <w:t>）、（</w:t>
      </w:r>
      <w:r w:rsidRPr="00EF7C15">
        <w:rPr>
          <w:rFonts w:hint="eastAsia"/>
        </w:rPr>
        <w:t>2-13</w:t>
      </w:r>
      <w:r w:rsidRPr="00EF7C15">
        <w:rPr>
          <w:rFonts w:hint="eastAsia"/>
        </w:rPr>
        <w:t>）当标签</w:t>
      </w:r>
      <w:r w:rsidR="0027796B">
        <w:rPr>
          <w:position w:val="-6"/>
        </w:rPr>
        <w:pict>
          <v:shape id="_x0000_i1118" type="#_x0000_t75" style="width:6.7pt;height:14.25pt">
            <v:imagedata r:id="rId111" o:title=""/>
          </v:shape>
        </w:pict>
      </w:r>
      <w:r w:rsidRPr="00EF7C15">
        <w:rPr>
          <w:rFonts w:hint="eastAsia"/>
        </w:rPr>
        <w:t>的不均衡度</w:t>
      </w:r>
      <w:r w:rsidR="0027796B">
        <w:rPr>
          <w:position w:val="-10"/>
        </w:rPr>
        <w:pict>
          <v:shape id="_x0000_i1119" type="#_x0000_t75" style="width:95.45pt;height:15.9pt">
            <v:imagedata r:id="rId112" o:title=""/>
          </v:shape>
        </w:pict>
      </w:r>
      <w:r w:rsidRPr="00EF7C15">
        <w:rPr>
          <w:rFonts w:hint="eastAsia"/>
        </w:rPr>
        <w:t>，将标签</w:t>
      </w:r>
      <w:r w:rsidR="0027796B">
        <w:rPr>
          <w:position w:val="-6"/>
        </w:rPr>
        <w:pict>
          <v:shape id="_x0000_i1120" type="#_x0000_t75" style="width:6.7pt;height:14.25pt">
            <v:imagedata r:id="rId111" o:title=""/>
          </v:shape>
        </w:pict>
      </w:r>
      <w:r w:rsidRPr="00EF7C15">
        <w:rPr>
          <w:rFonts w:hint="eastAsia"/>
        </w:rPr>
        <w:t>归为小类标签，否则将标签</w:t>
      </w:r>
      <w:r w:rsidR="0027796B">
        <w:rPr>
          <w:position w:val="-6"/>
        </w:rPr>
        <w:pict>
          <v:shape id="_x0000_i1121" type="#_x0000_t75" style="width:6.7pt;height:14.25pt">
            <v:imagedata r:id="rId113" o:title=""/>
          </v:shape>
        </w:pict>
      </w:r>
      <w:r w:rsidRPr="00EF7C15">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衡度</w:t>
      </w:r>
      <w:r w:rsidR="0027796B">
        <w:rPr>
          <w:position w:val="-6"/>
        </w:rPr>
        <w:pict>
          <v:shape id="_x0000_i1122" type="#_x0000_t75" style="width:31.8pt;height:14.25pt">
            <v:imagedata r:id="rId114" o:title=""/>
          </v:shape>
        </w:pict>
      </w:r>
      <w:r w:rsidRPr="00EF7C15">
        <w:rPr>
          <w:rFonts w:hint="eastAsia"/>
        </w:rPr>
        <w:t>、</w:t>
      </w:r>
      <w:r w:rsidR="0027796B">
        <w:rPr>
          <w:position w:val="-6"/>
        </w:rPr>
        <w:pict>
          <v:shape id="_x0000_i1123" type="#_x0000_t75" style="width:42.7pt;height:14.25pt">
            <v:imagedata r:id="rId115" o:title=""/>
          </v:shape>
        </w:pict>
      </w:r>
      <w:r w:rsidRPr="00EF7C15">
        <w:rPr>
          <w:rFonts w:hint="eastAsia"/>
        </w:rPr>
        <w:t>，来评估数据集当前的状态，进而决定是否要继续采样。</w:t>
      </w:r>
    </w:p>
    <w:p w:rsidR="00EF7C15" w:rsidRDefault="00EF7C15" w:rsidP="00EF7C15">
      <w:pPr>
        <w:pStyle w:val="3"/>
      </w:pPr>
      <w:bookmarkStart w:id="378" w:name="_Toc511730101"/>
      <w:bookmarkStart w:id="379" w:name="_Toc511756934"/>
      <w:r w:rsidRPr="00EF7C15">
        <w:rPr>
          <w:rFonts w:hint="eastAsia"/>
        </w:rPr>
        <w:t>数据集均衡性标准</w:t>
      </w:r>
      <w:bookmarkEnd w:id="378"/>
      <w:bookmarkEnd w:id="379"/>
    </w:p>
    <w:p w:rsidR="00EF7C15" w:rsidRDefault="00EF7C15" w:rsidP="00EF7C15">
      <w:pPr>
        <w:ind w:firstLine="480"/>
      </w:pPr>
      <w:r>
        <w:rPr>
          <w:rFonts w:hint="eastAsia"/>
        </w:rPr>
        <w:t>上文提到已有的多标签重采样算法，人工设定采样率来决定采样是否结束，存在的问题是采样完成后的数据集可能并未达到均衡程度，虽然可以通过不断调整采样率来接近于数据的均衡程度，但随机性大且没有明确规定数据集是否达到均衡性标准。为了解决人工采样率存在的问题以及能够经过采样后数据集自适应性的达到均衡程度，</w:t>
      </w:r>
      <w:r>
        <w:rPr>
          <w:rFonts w:hint="eastAsia"/>
        </w:rPr>
        <w:t>ML-DARS</w:t>
      </w:r>
      <w:r>
        <w:rPr>
          <w:rFonts w:hint="eastAsia"/>
        </w:rPr>
        <w:t>算法进行了修正。</w:t>
      </w:r>
    </w:p>
    <w:p w:rsidR="003C0FFB" w:rsidRDefault="00EF7C15" w:rsidP="00EF7C15">
      <w:pPr>
        <w:ind w:firstLine="480"/>
      </w:pPr>
      <w:r>
        <w:rPr>
          <w:rFonts w:hint="eastAsia"/>
        </w:rPr>
        <w:t>受标签间不均衡度的度量指标的启发，一般来说，标签不均衡度越是接近于</w:t>
      </w:r>
      <w:r w:rsidRPr="00EF7C15">
        <w:t>MeanIR</w:t>
      </w:r>
      <w:r>
        <w:rPr>
          <w:rFonts w:hint="eastAsia"/>
        </w:rPr>
        <w:t>，说明标签集整体的分布越均衡，当</w:t>
      </w:r>
      <w:r>
        <w:rPr>
          <w:rFonts w:hint="eastAsia"/>
        </w:rPr>
        <w:t>IRLbl(y</w:t>
      </w:r>
      <w:r w:rsidRPr="00EF7C15">
        <w:rPr>
          <w:rFonts w:hint="eastAsia"/>
          <w:vertAlign w:val="subscript"/>
        </w:rPr>
        <w:t>m</w:t>
      </w:r>
      <w:r>
        <w:rPr>
          <w:rFonts w:hint="eastAsia"/>
        </w:rPr>
        <w:t>)=MeanIR</w:t>
      </w:r>
      <w:r>
        <w:rPr>
          <w:rFonts w:hint="eastAsia"/>
        </w:rPr>
        <w:t>时，标签</w:t>
      </w:r>
      <w:r>
        <w:rPr>
          <w:rFonts w:hint="eastAsia"/>
        </w:rPr>
        <w:t>y</w:t>
      </w:r>
      <w:r w:rsidRPr="00EF7C15">
        <w:rPr>
          <w:rFonts w:hint="eastAsia"/>
          <w:vertAlign w:val="subscript"/>
        </w:rPr>
        <w:t>m</w:t>
      </w:r>
      <w:r>
        <w:rPr>
          <w:rFonts w:hint="eastAsia"/>
        </w:rPr>
        <w:t>对应的样本数为整个数据集的平均样本数</w:t>
      </w:r>
      <w:r>
        <w:rPr>
          <w:rFonts w:hint="eastAsia"/>
        </w:rPr>
        <w:t>meanInstances</w:t>
      </w:r>
      <w:r>
        <w:rPr>
          <w:rFonts w:hint="eastAsia"/>
        </w:rPr>
        <w:t>，度量指标如公式</w:t>
      </w:r>
      <w:r>
        <w:rPr>
          <w:rFonts w:hint="eastAsia"/>
        </w:rPr>
        <w:t>(4-1)</w:t>
      </w:r>
      <w:r>
        <w:rPr>
          <w:rFonts w:hint="eastAsia"/>
        </w:rPr>
        <w:t>所示</w:t>
      </w:r>
      <w:r>
        <w:rPr>
          <w:rFonts w:hint="eastAsia"/>
        </w:rPr>
        <w:t xml:space="preserve">,max </w:t>
      </w:r>
      <w:r>
        <w:rPr>
          <w:rFonts w:hint="eastAsia"/>
        </w:rPr>
        <w:t>为多标签数据集中最大标签对应的样本数，即最大样本数。</w:t>
      </w:r>
    </w:p>
    <w:p w:rsidR="003C0FFB" w:rsidRDefault="0027796B" w:rsidP="003C0FFB">
      <w:pPr>
        <w:ind w:firstLine="480"/>
        <w:jc w:val="center"/>
      </w:pPr>
      <w:r>
        <w:rPr>
          <w:position w:val="-24"/>
        </w:rPr>
        <w:pict>
          <v:shape id="_x0000_i1124" type="#_x0000_t75" style="width:131.45pt;height:31pt">
            <v:imagedata r:id="rId116" o:title=""/>
          </v:shape>
        </w:pict>
      </w:r>
      <w:r w:rsidR="003C0FFB">
        <w:rPr>
          <w:rFonts w:hint="eastAsia"/>
          <w:position w:val="-24"/>
        </w:rPr>
        <w:t xml:space="preserve">     (4-1)</w:t>
      </w:r>
    </w:p>
    <w:p w:rsidR="003C0FFB" w:rsidRDefault="00EF7C15" w:rsidP="003C0FFB">
      <w:pPr>
        <w:ind w:firstLine="480"/>
      </w:pPr>
      <w:r>
        <w:rPr>
          <w:rFonts w:hint="eastAsia"/>
        </w:rPr>
        <w:lastRenderedPageBreak/>
        <w:t>很容易得出，多标签数据</w:t>
      </w:r>
      <w:r w:rsidR="003C0FFB" w:rsidRPr="003C0FFB">
        <w:rPr>
          <w:rFonts w:hint="eastAsia"/>
        </w:rPr>
        <w:t>集经过划分后</w:t>
      </w:r>
      <w:r w:rsidR="003C0FFB">
        <w:rPr>
          <w:rFonts w:hint="eastAsia"/>
        </w:rPr>
        <w:t>，大类标签集中每个标签对应的样本数目大于平均样本数</w:t>
      </w:r>
      <w:r w:rsidR="003C0FFB">
        <w:rPr>
          <w:rFonts w:hint="eastAsia"/>
        </w:rPr>
        <w:t>meanInstances</w:t>
      </w:r>
      <w:r w:rsidR="003C0FFB">
        <w:rPr>
          <w:rFonts w:hint="eastAsia"/>
        </w:rPr>
        <w:t>，小类标签集中的每个标签对应的样本数则小于平均样本数</w:t>
      </w:r>
      <w:r w:rsidR="003C0FFB">
        <w:rPr>
          <w:rFonts w:hint="eastAsia"/>
        </w:rPr>
        <w:t>meanInstances</w:t>
      </w:r>
      <w:r w:rsidR="003C0FFB">
        <w:rPr>
          <w:rFonts w:hint="eastAsia"/>
        </w:rPr>
        <w:t>。</w:t>
      </w:r>
      <w:r w:rsidR="003C0FFB">
        <w:rPr>
          <w:rFonts w:hint="eastAsia"/>
        </w:rPr>
        <w:t xml:space="preserve"> </w:t>
      </w:r>
      <w:r w:rsidR="003C0FFB">
        <w:rPr>
          <w:rFonts w:hint="eastAsia"/>
        </w:rPr>
        <w:t>在采样过程中，为防止大类样本采样过度变成小类样本，小类样本由于样本数目大量增加而变成大类样本，造成数据集分布的偏离，</w:t>
      </w:r>
      <w:r w:rsidR="003C0FFB">
        <w:rPr>
          <w:rFonts w:hint="eastAsia"/>
        </w:rPr>
        <w:t>ML-DARS</w:t>
      </w:r>
      <w:r w:rsidR="003C0FFB">
        <w:rPr>
          <w:rFonts w:hint="eastAsia"/>
        </w:rPr>
        <w:t>利用</w:t>
      </w:r>
      <w:r w:rsidR="003C0FFB">
        <w:rPr>
          <w:rFonts w:hint="eastAsia"/>
        </w:rPr>
        <w:t>meanInstances</w:t>
      </w:r>
      <w:r w:rsidR="003C0FFB">
        <w:rPr>
          <w:rFonts w:hint="eastAsia"/>
        </w:rPr>
        <w:t>保持原始数据集的分布，即大类样本欠采样后始终大于或等于</w:t>
      </w:r>
      <w:r w:rsidR="003C0FFB">
        <w:rPr>
          <w:rFonts w:hint="eastAsia"/>
        </w:rPr>
        <w:t>meanInstances</w:t>
      </w:r>
      <w:r w:rsidR="003C0FFB">
        <w:rPr>
          <w:rFonts w:hint="eastAsia"/>
        </w:rPr>
        <w:t>，小类标签过采样后始终小于</w:t>
      </w:r>
      <w:r w:rsidR="003C0FFB">
        <w:rPr>
          <w:rFonts w:hint="eastAsia"/>
        </w:rPr>
        <w:t>meanInstances</w:t>
      </w:r>
      <w:r w:rsidR="003C0FFB">
        <w:rPr>
          <w:rFonts w:hint="eastAsia"/>
        </w:rPr>
        <w:t>，</w:t>
      </w:r>
      <w:r w:rsidR="003C0FFB">
        <w:rPr>
          <w:rFonts w:hint="eastAsia"/>
        </w:rPr>
        <w:t>ML-DARS</w:t>
      </w:r>
      <w:r w:rsidR="003C0FFB">
        <w:rPr>
          <w:rFonts w:hint="eastAsia"/>
        </w:rPr>
        <w:t>算法就是不断缩小大类样本、小类样本与</w:t>
      </w:r>
      <w:r w:rsidR="003C0FFB">
        <w:rPr>
          <w:rFonts w:hint="eastAsia"/>
        </w:rPr>
        <w:t>meanInstances</w:t>
      </w:r>
      <w:r w:rsidR="003C0FFB">
        <w:rPr>
          <w:rFonts w:hint="eastAsia"/>
        </w:rPr>
        <w:t>的差距的过程，从而接近于更为均衡的多标签数据集。</w:t>
      </w:r>
    </w:p>
    <w:p w:rsidR="003C0FFB" w:rsidRDefault="003C0FFB" w:rsidP="003C0FFB">
      <w:pPr>
        <w:ind w:firstLine="480"/>
      </w:pPr>
      <w:r>
        <w:rPr>
          <w:rFonts w:hint="eastAsia"/>
        </w:rPr>
        <w:t>此外，</w:t>
      </w:r>
      <w:r>
        <w:rPr>
          <w:rFonts w:hint="eastAsia"/>
        </w:rPr>
        <w:t>MeanIR</w:t>
      </w:r>
      <w:r>
        <w:rPr>
          <w:rFonts w:hint="eastAsia"/>
        </w:rPr>
        <w:t>衡量多标签数据集整体的不均衡度，而最大类标签的不均衡度为</w:t>
      </w:r>
      <w:r>
        <w:rPr>
          <w:rFonts w:hint="eastAsia"/>
        </w:rPr>
        <w:t>1</w:t>
      </w:r>
      <w:r>
        <w:rPr>
          <w:rFonts w:hint="eastAsia"/>
        </w:rPr>
        <w:t>，随着采样过程的继续，若多标签数据集越来越均衡，那么数据集平均不均衡度</w:t>
      </w:r>
      <w:r>
        <w:rPr>
          <w:rFonts w:hint="eastAsia"/>
        </w:rPr>
        <w:t>MeanIR</w:t>
      </w:r>
      <w:r>
        <w:rPr>
          <w:rFonts w:hint="eastAsia"/>
        </w:rPr>
        <w:t>呈不断减小的趋势，也就是说</w:t>
      </w:r>
      <w:r>
        <w:rPr>
          <w:rFonts w:hint="eastAsia"/>
        </w:rPr>
        <w:t>MeanIR</w:t>
      </w:r>
      <w:r>
        <w:rPr>
          <w:rFonts w:hint="eastAsia"/>
        </w:rPr>
        <w:t>越小，数据集越均衡，其值不小于</w:t>
      </w:r>
      <w:r>
        <w:rPr>
          <w:rFonts w:hint="eastAsia"/>
        </w:rPr>
        <w:t>1</w:t>
      </w:r>
      <w:r>
        <w:rPr>
          <w:rFonts w:hint="eastAsia"/>
        </w:rPr>
        <w:t>。为了获得较为均衡的数据集，</w:t>
      </w:r>
      <w:r>
        <w:rPr>
          <w:rFonts w:hint="eastAsia"/>
        </w:rPr>
        <w:t>ML-DARS</w:t>
      </w:r>
      <w:r>
        <w:rPr>
          <w:rFonts w:hint="eastAsia"/>
        </w:rPr>
        <w:t>算法每过一定采样间隔，更新</w:t>
      </w:r>
      <w:r>
        <w:rPr>
          <w:rFonts w:hint="eastAsia"/>
        </w:rPr>
        <w:t>MeanIR</w:t>
      </w:r>
      <w:r>
        <w:rPr>
          <w:rFonts w:hint="eastAsia"/>
        </w:rPr>
        <w:t>，和各标签不均衡度</w:t>
      </w:r>
      <w:r>
        <w:rPr>
          <w:rFonts w:hint="eastAsia"/>
        </w:rPr>
        <w:t xml:space="preserve">IRLbl, </w:t>
      </w:r>
      <w:r>
        <w:rPr>
          <w:rFonts w:hint="eastAsia"/>
        </w:rPr>
        <w:t>为了防止采样过度，需提前停止采样过程，需要对</w:t>
      </w:r>
      <w:r>
        <w:rPr>
          <w:rFonts w:hint="eastAsia"/>
        </w:rPr>
        <w:t>MeanIR</w:t>
      </w:r>
      <w:r>
        <w:rPr>
          <w:rFonts w:hint="eastAsia"/>
        </w:rPr>
        <w:t>设置容错范围</w:t>
      </w:r>
      <w:r>
        <w:rPr>
          <w:rFonts w:hint="eastAsia"/>
        </w:rPr>
        <w:t>threshold</w:t>
      </w:r>
      <w:r>
        <w:rPr>
          <w:rFonts w:hint="eastAsia"/>
        </w:rPr>
        <w:t>，即公式如（</w:t>
      </w:r>
      <w:r>
        <w:rPr>
          <w:rFonts w:hint="eastAsia"/>
        </w:rPr>
        <w:t>4-2</w:t>
      </w:r>
      <w:r>
        <w:rPr>
          <w:rFonts w:hint="eastAsia"/>
        </w:rPr>
        <w:t>），当大类标签的不均衡度大于</w:t>
      </w:r>
      <w:r>
        <w:rPr>
          <w:rFonts w:hint="eastAsia"/>
        </w:rPr>
        <w:t>MeanIR-threshold</w:t>
      </w:r>
      <w:r>
        <w:rPr>
          <w:rFonts w:hint="eastAsia"/>
        </w:rPr>
        <w:t>，</w:t>
      </w:r>
      <w:r>
        <w:rPr>
          <w:rFonts w:hint="eastAsia"/>
        </w:rPr>
        <w:t xml:space="preserve"> </w:t>
      </w:r>
      <w:r>
        <w:rPr>
          <w:rFonts w:hint="eastAsia"/>
        </w:rPr>
        <w:t>该标签对应的样本数目达到均衡标准，不在对其欠采样，同理当小类标签的不均衡度小于</w:t>
      </w:r>
      <w:r>
        <w:rPr>
          <w:rFonts w:hint="eastAsia"/>
        </w:rPr>
        <w:t>MeanIR+threshold</w:t>
      </w:r>
      <w:r>
        <w:rPr>
          <w:rFonts w:hint="eastAsia"/>
        </w:rPr>
        <w:t>，不在对其过采样。直到所有标签对应的样本均达到均衡，采样过程结束。容错能力</w:t>
      </w:r>
      <w:r>
        <w:rPr>
          <w:rFonts w:hint="eastAsia"/>
        </w:rPr>
        <w:t>threshold</w:t>
      </w:r>
      <w:r>
        <w:rPr>
          <w:rFonts w:hint="eastAsia"/>
        </w:rPr>
        <w:t>需要手动设置，一般而言</w:t>
      </w:r>
      <w:r>
        <w:rPr>
          <w:rFonts w:hint="eastAsia"/>
        </w:rPr>
        <w:t>threshold=5</w:t>
      </w:r>
      <w:r>
        <w:rPr>
          <w:rFonts w:hint="eastAsia"/>
        </w:rPr>
        <w:t>最为合适。</w:t>
      </w:r>
    </w:p>
    <w:p w:rsidR="00EF7C15" w:rsidRDefault="0027796B" w:rsidP="003C0FFB">
      <w:pPr>
        <w:ind w:firstLine="480"/>
        <w:jc w:val="center"/>
        <w:rPr>
          <w:position w:val="-26"/>
        </w:rPr>
      </w:pPr>
      <w:r>
        <w:rPr>
          <w:position w:val="-26"/>
        </w:rPr>
        <w:pict>
          <v:shape id="_x0000_i1125" type="#_x0000_t75" style="width:140.65pt;height:31.8pt">
            <v:imagedata r:id="rId117" o:title=""/>
          </v:shape>
        </w:pict>
      </w:r>
      <w:r w:rsidR="003C0FFB">
        <w:rPr>
          <w:rFonts w:hint="eastAsia"/>
          <w:position w:val="-26"/>
        </w:rPr>
        <w:t xml:space="preserve">    (4-2)</w:t>
      </w:r>
    </w:p>
    <w:p w:rsidR="003C0FFB" w:rsidRDefault="003C0FFB" w:rsidP="003C0FFB">
      <w:pPr>
        <w:pStyle w:val="3"/>
      </w:pPr>
      <w:bookmarkStart w:id="380" w:name="_Toc511730102"/>
      <w:bookmarkStart w:id="381" w:name="_Toc511756935"/>
      <w:r w:rsidRPr="003C0FFB">
        <w:rPr>
          <w:rFonts w:hint="eastAsia"/>
        </w:rPr>
        <w:t>ML-DARS</w:t>
      </w:r>
      <w:r w:rsidRPr="003C0FFB">
        <w:rPr>
          <w:rFonts w:hint="eastAsia"/>
        </w:rPr>
        <w:t>算法</w:t>
      </w:r>
      <w:del w:id="382" w:author="weihy2018" w:date="2018-04-19T10:27:00Z">
        <w:r w:rsidRPr="003C0FFB" w:rsidDel="00F3765F">
          <w:rPr>
            <w:rFonts w:hint="eastAsia"/>
          </w:rPr>
          <w:delText>描述</w:delText>
        </w:r>
      </w:del>
      <w:bookmarkEnd w:id="380"/>
      <w:bookmarkEnd w:id="381"/>
      <w:ins w:id="383" w:author="weihy2018" w:date="2018-04-19T10:27:00Z">
        <w:r w:rsidR="00F3765F">
          <w:rPr>
            <w:rFonts w:hint="eastAsia"/>
          </w:rPr>
          <w:t>设计</w:t>
        </w:r>
      </w:ins>
    </w:p>
    <w:p w:rsidR="003C0FFB" w:rsidRDefault="003C0FFB" w:rsidP="003C0FFB">
      <w:pPr>
        <w:ind w:firstLine="480"/>
        <w:jc w:val="left"/>
        <w:rPr>
          <w:position w:val="-26"/>
        </w:rPr>
      </w:pPr>
      <w:r w:rsidRPr="003C0FFB">
        <w:rPr>
          <w:rFonts w:hint="eastAsia"/>
          <w:position w:val="-26"/>
        </w:rPr>
        <w:t>ML-DARS</w:t>
      </w:r>
      <w:r w:rsidRPr="003C0FFB">
        <w:rPr>
          <w:rFonts w:hint="eastAsia"/>
          <w:position w:val="-26"/>
        </w:rPr>
        <w:t>算法伪代码见算法</w:t>
      </w:r>
      <w:r w:rsidRPr="003C0FFB">
        <w:rPr>
          <w:rFonts w:hint="eastAsia"/>
          <w:position w:val="-26"/>
        </w:rPr>
        <w:t>3</w:t>
      </w:r>
      <w:r w:rsidRPr="003C0FFB">
        <w:rPr>
          <w:rFonts w:hint="eastAsia"/>
          <w:position w:val="-26"/>
        </w:rPr>
        <w:t>，首先需要将原始的多标签数据集根据标签间的不均衡性度量指标划分为小类标签集合、大类标签集合，同时获得原始标签集中度量均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利用</w:t>
      </w:r>
      <w:r w:rsidRPr="003C0FFB">
        <w:rPr>
          <w:rFonts w:hint="eastAsia"/>
          <w:position w:val="-26"/>
        </w:rPr>
        <w:t>ML-SMOTE</w:t>
      </w:r>
      <w:r w:rsidRPr="003C0FFB">
        <w:rPr>
          <w:rFonts w:hint="eastAsia"/>
          <w:position w:val="-26"/>
        </w:rPr>
        <w:t>新样本合成思想，第一步获取该样本中存在的每个小类标签的近邻，第二步根据每个小类标签以及它的近邻进行插值和标签投票的方式形成新的样本，第三步将新样本加入原始多标签数据集中；受</w:t>
      </w:r>
      <w:r w:rsidRPr="003C0FFB">
        <w:rPr>
          <w:rFonts w:hint="eastAsia"/>
          <w:position w:val="-26"/>
        </w:rPr>
        <w:t>ML-RUS</w:t>
      </w:r>
      <w:r w:rsidRPr="003C0FFB">
        <w:rPr>
          <w:rFonts w:hint="eastAsia"/>
          <w:position w:val="-26"/>
        </w:rPr>
        <w:t>思想的启发，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Pr>
          <w:rFonts w:hint="eastAsia"/>
          <w:position w:val="-26"/>
        </w:rPr>
        <w:t>m</w:t>
      </w:r>
      <w:r w:rsidRPr="003C0FFB">
        <w:rPr>
          <w:rFonts w:hint="eastAsia"/>
          <w:position w:val="-26"/>
        </w:rPr>
        <w:t>eanInstances,</w:t>
      </w:r>
      <w:r w:rsidRPr="003C0FFB">
        <w:rPr>
          <w:rFonts w:hint="eastAsia"/>
          <w:position w:val="-26"/>
        </w:rPr>
        <w:t>若超过，从标签集合中删掉对应标签，同理删除大类标签集合中小于等于平均样本数的标签。这一步主要是防止数据采样过度而偏离原始的数据分布，第二</w:t>
      </w:r>
      <w:r w:rsidRPr="003C0FFB">
        <w:rPr>
          <w:rFonts w:hint="eastAsia"/>
          <w:position w:val="-26"/>
        </w:rPr>
        <w:lastRenderedPageBreak/>
        <w:t>步，更新小类标签集合和大类标签集合中每个标签对应的不均衡度</w:t>
      </w:r>
      <w:r w:rsidRPr="003C0FFB">
        <w:rPr>
          <w:rFonts w:hint="eastAsia"/>
          <w:position w:val="-26"/>
        </w:rPr>
        <w:t>IRLbl</w:t>
      </w:r>
      <w:r w:rsidRPr="003C0FFB">
        <w:rPr>
          <w:rFonts w:hint="eastAsia"/>
          <w:position w:val="-26"/>
        </w:rPr>
        <w:t>以及新的整个数据集的平均不均衡度</w:t>
      </w:r>
      <w:r w:rsidRPr="003C0FFB">
        <w:rPr>
          <w:rFonts w:hint="eastAsia"/>
          <w:position w:val="-26"/>
        </w:rPr>
        <w:t>MeanIR</w:t>
      </w:r>
      <w:r w:rsidRPr="003C0FFB">
        <w:rPr>
          <w:rFonts w:hint="eastAsia"/>
          <w:position w:val="-26"/>
        </w:rPr>
        <w:t>，从小类标签集合和大类标签集合中删除不均衡度</w:t>
      </w:r>
      <w:r w:rsidRPr="003C0FFB">
        <w:rPr>
          <w:rFonts w:hint="eastAsia"/>
          <w:position w:val="-26"/>
        </w:rPr>
        <w:t>IRLbl</w:t>
      </w:r>
      <w:r w:rsidRPr="003C0FFB">
        <w:rPr>
          <w:rFonts w:hint="eastAsia"/>
          <w:position w:val="-26"/>
        </w:rPr>
        <w:t>在平均不均衡度的容错范围内的标签，继续循环，直到小类标签集合和大类标签集合为空为止，均衡了数据集的分布。</w:t>
      </w:r>
    </w:p>
    <w:p w:rsidR="003C0FFB" w:rsidRDefault="003C0FFB" w:rsidP="003C0FFB">
      <w:pPr>
        <w:ind w:firstLine="480"/>
      </w:pPr>
      <w:r w:rsidRPr="0075333B">
        <w:rPr>
          <w:rFonts w:hint="eastAsia"/>
        </w:rPr>
        <w:t>算法</w:t>
      </w:r>
      <w:r w:rsidRPr="0075333B">
        <w:rPr>
          <w:rFonts w:hint="eastAsia"/>
        </w:rPr>
        <w:t>3  ML-DARS</w:t>
      </w:r>
    </w:p>
    <w:tbl>
      <w:tblPr>
        <w:tblW w:w="0" w:type="auto"/>
        <w:tblInd w:w="5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500"/>
      </w:tblGrid>
      <w:tr w:rsidR="003C0FFB" w:rsidTr="003C0FFB">
        <w:trPr>
          <w:trHeight w:val="2760"/>
        </w:trPr>
        <w:tc>
          <w:tcPr>
            <w:tcW w:w="7500" w:type="dxa"/>
          </w:tcPr>
          <w:p w:rsidR="003C0FFB" w:rsidRPr="00850CD0" w:rsidRDefault="003C0FFB" w:rsidP="003C0FFB">
            <w:pPr>
              <w:ind w:firstLineChars="0" w:firstLine="0"/>
              <w:rPr>
                <w:position w:val="-26"/>
                <w:sz w:val="21"/>
              </w:rPr>
            </w:pPr>
            <w:r w:rsidRPr="00850CD0">
              <w:rPr>
                <w:rFonts w:hint="eastAsia"/>
                <w:position w:val="-26"/>
                <w:sz w:val="21"/>
              </w:rPr>
              <w:t xml:space="preserve">Input: </w:t>
            </w:r>
            <w:r w:rsidRPr="00850CD0">
              <w:rPr>
                <w:rFonts w:hint="eastAsia"/>
                <w:position w:val="-26"/>
                <w:sz w:val="21"/>
              </w:rPr>
              <w:t>训练数据集</w:t>
            </w:r>
            <w:r w:rsidRPr="00850CD0">
              <w:rPr>
                <w:rFonts w:hint="eastAsia"/>
                <w:position w:val="-26"/>
                <w:sz w:val="21"/>
              </w:rPr>
              <w:t xml:space="preserve">D, </w:t>
            </w:r>
            <w:r w:rsidRPr="00850CD0">
              <w:rPr>
                <w:rFonts w:hint="eastAsia"/>
                <w:position w:val="-26"/>
                <w:sz w:val="21"/>
              </w:rPr>
              <w:t>近邻数量</w:t>
            </w:r>
            <w:r w:rsidRPr="00850CD0">
              <w:rPr>
                <w:rFonts w:hint="eastAsia"/>
                <w:position w:val="-26"/>
                <w:sz w:val="21"/>
              </w:rPr>
              <w:t>k</w:t>
            </w:r>
          </w:p>
          <w:p w:rsidR="003C0FFB" w:rsidRPr="00850CD0" w:rsidRDefault="003C0FFB" w:rsidP="003C0FFB">
            <w:pPr>
              <w:ind w:firstLineChars="0" w:firstLine="0"/>
              <w:rPr>
                <w:position w:val="-26"/>
                <w:sz w:val="21"/>
              </w:rPr>
            </w:pPr>
            <w:r w:rsidRPr="00850CD0">
              <w:rPr>
                <w:rFonts w:hint="eastAsia"/>
                <w:position w:val="-26"/>
                <w:sz w:val="21"/>
              </w:rPr>
              <w:t xml:space="preserve">Output: </w:t>
            </w:r>
            <w:r w:rsidRPr="00850CD0">
              <w:rPr>
                <w:rFonts w:hint="eastAsia"/>
                <w:position w:val="-26"/>
                <w:sz w:val="21"/>
              </w:rPr>
              <w:t>采样后的新数据集</w:t>
            </w:r>
            <w:r w:rsidRPr="00850CD0">
              <w:rPr>
                <w:rFonts w:hint="eastAsia"/>
                <w:position w:val="-26"/>
                <w:sz w:val="21"/>
              </w:rPr>
              <w:t>Y</w:t>
            </w:r>
          </w:p>
          <w:p w:rsidR="003C0FFB" w:rsidRPr="00850CD0" w:rsidRDefault="003C0FFB" w:rsidP="003C0FFB">
            <w:pPr>
              <w:ind w:firstLineChars="0" w:firstLine="0"/>
              <w:rPr>
                <w:b/>
                <w:position w:val="-26"/>
                <w:sz w:val="21"/>
              </w:rPr>
            </w:pPr>
            <w:r w:rsidRPr="00850CD0">
              <w:rPr>
                <w:position w:val="-26"/>
                <w:sz w:val="21"/>
              </w:rPr>
              <w:t>(1)</w:t>
            </w:r>
            <w:r w:rsidRPr="00850CD0">
              <w:rPr>
                <w:b/>
                <w:position w:val="-26"/>
                <w:sz w:val="21"/>
              </w:rPr>
              <w:tab/>
              <w:t xml:space="preserve">for </w:t>
            </w:r>
            <w:r w:rsidRPr="00850CD0">
              <w:rPr>
                <w:position w:val="-26"/>
                <w:sz w:val="21"/>
              </w:rPr>
              <w:t xml:space="preserve">each label </w:t>
            </w:r>
            <w:r w:rsidRPr="00850CD0">
              <w:rPr>
                <w:b/>
                <w:position w:val="-26"/>
                <w:sz w:val="21"/>
              </w:rPr>
              <w:t xml:space="preserve">in </w:t>
            </w:r>
            <w:r w:rsidRPr="00850CD0">
              <w:rPr>
                <w:position w:val="-26"/>
                <w:sz w:val="21"/>
              </w:rPr>
              <w:t xml:space="preserve">L </w:t>
            </w:r>
            <w:r w:rsidRPr="00850CD0">
              <w:rPr>
                <w:b/>
                <w:position w:val="-26"/>
                <w:sz w:val="21"/>
              </w:rPr>
              <w:t>do</w:t>
            </w:r>
          </w:p>
          <w:p w:rsidR="003C0FFB" w:rsidRPr="00850CD0" w:rsidRDefault="003C0FFB" w:rsidP="003C0FFB">
            <w:pPr>
              <w:ind w:firstLineChars="0" w:firstLine="0"/>
              <w:rPr>
                <w:position w:val="-26"/>
                <w:sz w:val="21"/>
              </w:rPr>
            </w:pPr>
            <w:r w:rsidRPr="00850CD0">
              <w:rPr>
                <w:position w:val="-26"/>
                <w:sz w:val="21"/>
              </w:rPr>
              <w:t>(2)</w:t>
            </w:r>
            <w:r w:rsidRPr="00850CD0">
              <w:rPr>
                <w:position w:val="-26"/>
                <w:sz w:val="21"/>
              </w:rPr>
              <w:tab/>
              <w:t xml:space="preserve">  IRLbllabel =calculateIRLbl(D,label) </w:t>
            </w:r>
          </w:p>
          <w:p w:rsidR="003C0FFB" w:rsidRPr="00850CD0" w:rsidRDefault="003C0FFB" w:rsidP="003C0FFB">
            <w:pPr>
              <w:ind w:firstLineChars="0" w:firstLine="0"/>
              <w:rPr>
                <w:b/>
                <w:position w:val="-26"/>
                <w:sz w:val="21"/>
              </w:rPr>
            </w:pPr>
            <w:r w:rsidRPr="00850CD0">
              <w:rPr>
                <w:position w:val="-26"/>
                <w:sz w:val="21"/>
              </w:rPr>
              <w:t>(3)</w:t>
            </w:r>
            <w:r w:rsidRPr="00850CD0">
              <w:rPr>
                <w:position w:val="-26"/>
                <w:sz w:val="21"/>
              </w:rPr>
              <w:tab/>
              <w:t xml:space="preserve">  </w:t>
            </w:r>
            <w:r w:rsidRPr="00850CD0">
              <w:rPr>
                <w:b/>
                <w:position w:val="-26"/>
                <w:sz w:val="21"/>
              </w:rPr>
              <w:t xml:space="preserve">If </w:t>
            </w:r>
            <w:r w:rsidRPr="00850CD0">
              <w:rPr>
                <w:position w:val="-26"/>
                <w:sz w:val="21"/>
              </w:rPr>
              <w:t xml:space="preserve">IRLbllabel &lt; meanIR </w:t>
            </w:r>
            <w:r w:rsidRPr="00850CD0">
              <w:rPr>
                <w:b/>
                <w:position w:val="-26"/>
                <w:sz w:val="21"/>
              </w:rPr>
              <w:t xml:space="preserve"> then</w:t>
            </w:r>
          </w:p>
          <w:p w:rsidR="003C0FFB" w:rsidRPr="00850CD0" w:rsidRDefault="003C0FFB" w:rsidP="003C0FFB">
            <w:pPr>
              <w:ind w:firstLineChars="0" w:firstLine="0"/>
              <w:rPr>
                <w:position w:val="-26"/>
                <w:sz w:val="21"/>
              </w:rPr>
            </w:pPr>
            <w:r w:rsidRPr="00850CD0">
              <w:rPr>
                <w:rFonts w:hint="eastAsia"/>
                <w:position w:val="-26"/>
                <w:sz w:val="21"/>
              </w:rPr>
              <w:t>(4)</w:t>
            </w:r>
            <w:r w:rsidRPr="00850CD0">
              <w:rPr>
                <w:rFonts w:hint="eastAsia"/>
                <w:position w:val="-26"/>
                <w:sz w:val="21"/>
              </w:rPr>
              <w:tab/>
              <w:t xml:space="preserve">     Label </w:t>
            </w:r>
            <w:r w:rsidRPr="00850CD0">
              <w:rPr>
                <w:rFonts w:hint="eastAsia"/>
                <w:position w:val="-26"/>
                <w:sz w:val="21"/>
              </w:rPr>
              <w:t>加入</w:t>
            </w:r>
            <w:r w:rsidRPr="00850CD0">
              <w:rPr>
                <w:rFonts w:hint="eastAsia"/>
                <w:position w:val="-26"/>
                <w:sz w:val="21"/>
              </w:rPr>
              <w:t xml:space="preserve">maxBag </w:t>
            </w:r>
            <w:r w:rsidRPr="00850CD0">
              <w:rPr>
                <w:rFonts w:hint="eastAsia"/>
                <w:position w:val="-26"/>
                <w:sz w:val="21"/>
              </w:rPr>
              <w:t>集合中</w:t>
            </w:r>
          </w:p>
          <w:p w:rsidR="003C0FFB" w:rsidRPr="00850CD0" w:rsidRDefault="003C0FFB" w:rsidP="003C0FFB">
            <w:pPr>
              <w:ind w:firstLineChars="0" w:firstLine="0"/>
              <w:rPr>
                <w:position w:val="-26"/>
                <w:sz w:val="21"/>
              </w:rPr>
            </w:pPr>
            <w:r w:rsidRPr="00850CD0">
              <w:rPr>
                <w:rFonts w:hint="eastAsia"/>
                <w:position w:val="-26"/>
                <w:sz w:val="21"/>
              </w:rPr>
              <w:t>(5)</w:t>
            </w:r>
            <w:r w:rsidRPr="00850CD0">
              <w:rPr>
                <w:rFonts w:hint="eastAsia"/>
                <w:position w:val="-26"/>
                <w:sz w:val="21"/>
              </w:rPr>
              <w:tab/>
            </w:r>
            <w:r w:rsidRPr="00850CD0">
              <w:rPr>
                <w:rFonts w:hint="eastAsia"/>
                <w:b/>
                <w:position w:val="-26"/>
                <w:sz w:val="21"/>
              </w:rPr>
              <w:t xml:space="preserve">  else</w:t>
            </w:r>
            <w:r w:rsidRPr="00850CD0">
              <w:rPr>
                <w:rFonts w:hint="eastAsia"/>
                <w:position w:val="-26"/>
                <w:sz w:val="21"/>
              </w:rPr>
              <w:t xml:space="preserve">  label </w:t>
            </w:r>
            <w:r w:rsidRPr="00850CD0">
              <w:rPr>
                <w:rFonts w:hint="eastAsia"/>
                <w:position w:val="-26"/>
                <w:sz w:val="21"/>
              </w:rPr>
              <w:t>加入</w:t>
            </w:r>
            <w:r w:rsidRPr="00850CD0">
              <w:rPr>
                <w:rFonts w:hint="eastAsia"/>
                <w:position w:val="-26"/>
                <w:sz w:val="21"/>
              </w:rPr>
              <w:t xml:space="preserve"> minBag</w:t>
            </w:r>
            <w:r w:rsidRPr="00850CD0">
              <w:rPr>
                <w:rFonts w:hint="eastAsia"/>
                <w:position w:val="-26"/>
                <w:sz w:val="21"/>
              </w:rPr>
              <w:t>中</w:t>
            </w:r>
          </w:p>
          <w:p w:rsidR="003C0FFB" w:rsidRPr="00850CD0" w:rsidRDefault="003C0FFB" w:rsidP="003C0FFB">
            <w:pPr>
              <w:ind w:firstLineChars="0" w:firstLine="0"/>
              <w:rPr>
                <w:position w:val="-26"/>
                <w:sz w:val="21"/>
              </w:rPr>
            </w:pPr>
            <w:r w:rsidRPr="00850CD0">
              <w:rPr>
                <w:position w:val="-26"/>
                <w:sz w:val="21"/>
              </w:rPr>
              <w:t>(6)</w:t>
            </w:r>
            <w:r w:rsidRPr="00850CD0">
              <w:rPr>
                <w:position w:val="-26"/>
                <w:sz w:val="21"/>
              </w:rPr>
              <w:tab/>
            </w:r>
            <w:r w:rsidRPr="00850CD0">
              <w:rPr>
                <w:b/>
                <w:position w:val="-26"/>
                <w:sz w:val="21"/>
              </w:rPr>
              <w:t>End for</w:t>
            </w:r>
          </w:p>
          <w:p w:rsidR="003C0FFB" w:rsidRPr="00850CD0" w:rsidRDefault="003C0FFB" w:rsidP="003C0FFB">
            <w:pPr>
              <w:ind w:firstLineChars="0" w:firstLine="0"/>
              <w:rPr>
                <w:position w:val="-26"/>
                <w:sz w:val="21"/>
              </w:rPr>
            </w:pPr>
            <w:r w:rsidRPr="00850CD0">
              <w:rPr>
                <w:position w:val="-26"/>
                <w:sz w:val="21"/>
              </w:rPr>
              <w:t>(7)</w:t>
            </w:r>
            <w:r w:rsidRPr="00850CD0">
              <w:rPr>
                <w:position w:val="-26"/>
                <w:sz w:val="21"/>
              </w:rPr>
              <w:tab/>
              <w:t xml:space="preserve">meanInstances =  </w:t>
            </w:r>
            <w:r w:rsidRPr="00850CD0">
              <w:rPr>
                <w:rFonts w:ascii="Calibri" w:hAnsi="Calibri"/>
                <w:position w:val="-24"/>
                <w:sz w:val="21"/>
              </w:rPr>
              <w:object w:dxaOrig="2700" w:dyaOrig="639">
                <v:shape id="_x0000_i1126" type="#_x0000_t75" style="width:134.8pt;height:32.65pt" o:ole="">
                  <v:imagedata r:id="rId118" o:title=""/>
                </v:shape>
                <o:OLEObject Type="Embed" ProgID="Equation.DSMT4" ShapeID="_x0000_i1126" DrawAspect="Content" ObjectID="_1585767084" r:id="rId119"/>
              </w:object>
            </w:r>
          </w:p>
          <w:p w:rsidR="003C0FFB" w:rsidRPr="00850CD0" w:rsidRDefault="003C0FFB" w:rsidP="003C0FFB">
            <w:pPr>
              <w:ind w:firstLineChars="0" w:firstLine="0"/>
              <w:rPr>
                <w:position w:val="-26"/>
                <w:sz w:val="21"/>
              </w:rPr>
            </w:pPr>
            <w:r w:rsidRPr="00850CD0">
              <w:rPr>
                <w:position w:val="-26"/>
                <w:sz w:val="21"/>
              </w:rPr>
              <w:t>(8)</w:t>
            </w:r>
            <w:r w:rsidRPr="00850CD0">
              <w:rPr>
                <w:position w:val="-26"/>
                <w:sz w:val="21"/>
              </w:rPr>
              <w:tab/>
            </w:r>
            <w:r w:rsidRPr="00850CD0">
              <w:rPr>
                <w:b/>
                <w:position w:val="-26"/>
                <w:sz w:val="21"/>
              </w:rPr>
              <w:t>while</w:t>
            </w:r>
            <w:r w:rsidRPr="00850CD0">
              <w:rPr>
                <w:position w:val="-26"/>
                <w:sz w:val="21"/>
              </w:rPr>
              <w:t xml:space="preserve"> (!minBag.isEmpty() or !maxBag.isEmpty() ) and |D|&gt;0</w:t>
            </w:r>
          </w:p>
          <w:p w:rsidR="003C0FFB" w:rsidRPr="00850CD0" w:rsidRDefault="003C0FFB" w:rsidP="003C0FFB">
            <w:pPr>
              <w:ind w:firstLineChars="0" w:firstLine="0"/>
              <w:rPr>
                <w:position w:val="-26"/>
                <w:sz w:val="21"/>
              </w:rPr>
            </w:pPr>
            <w:r w:rsidRPr="00850CD0">
              <w:rPr>
                <w:position w:val="-26"/>
                <w:sz w:val="21"/>
              </w:rPr>
              <w:t>(9)</w:t>
            </w:r>
            <w:r w:rsidRPr="00850CD0">
              <w:rPr>
                <w:position w:val="-26"/>
                <w:sz w:val="21"/>
              </w:rPr>
              <w:tab/>
              <w:t xml:space="preserve">    instance = getInstance(D)</w:t>
            </w:r>
          </w:p>
          <w:p w:rsidR="003C0FFB" w:rsidRPr="00850CD0" w:rsidRDefault="003C0FFB" w:rsidP="003C0FFB">
            <w:pPr>
              <w:ind w:firstLineChars="0" w:firstLine="0"/>
              <w:rPr>
                <w:b/>
                <w:position w:val="-26"/>
                <w:sz w:val="21"/>
              </w:rPr>
            </w:pPr>
            <w:r w:rsidRPr="00850CD0">
              <w:rPr>
                <w:rFonts w:hint="eastAsia"/>
                <w:position w:val="-26"/>
                <w:sz w:val="21"/>
              </w:rPr>
              <w:t>(10)</w:t>
            </w:r>
            <w:r w:rsidRPr="00850CD0">
              <w:rPr>
                <w:rFonts w:hint="eastAsia"/>
                <w:position w:val="-26"/>
                <w:sz w:val="21"/>
              </w:rPr>
              <w:tab/>
              <w:t xml:space="preserve">    </w:t>
            </w:r>
            <w:r w:rsidRPr="00850CD0">
              <w:rPr>
                <w:rFonts w:hint="eastAsia"/>
                <w:b/>
                <w:position w:val="-26"/>
                <w:sz w:val="21"/>
              </w:rPr>
              <w:t>If</w:t>
            </w:r>
            <w:r w:rsidRPr="00850CD0">
              <w:rPr>
                <w:rFonts w:hint="eastAsia"/>
                <w:position w:val="-26"/>
                <w:sz w:val="21"/>
              </w:rPr>
              <w:t xml:space="preserve"> instance </w:t>
            </w:r>
            <w:r w:rsidRPr="00850CD0">
              <w:rPr>
                <w:rFonts w:hint="eastAsia"/>
                <w:position w:val="-26"/>
                <w:sz w:val="21"/>
              </w:rPr>
              <w:t>中出现了</w:t>
            </w:r>
            <w:r w:rsidRPr="00850CD0">
              <w:rPr>
                <w:rFonts w:hint="eastAsia"/>
                <w:position w:val="-26"/>
                <w:sz w:val="21"/>
              </w:rPr>
              <w:t>minBag</w:t>
            </w:r>
            <w:r w:rsidRPr="00850CD0">
              <w:rPr>
                <w:rFonts w:hint="eastAsia"/>
                <w:position w:val="-26"/>
                <w:sz w:val="21"/>
              </w:rPr>
              <w:t>中的小类标签</w:t>
            </w:r>
            <w:r w:rsidRPr="00850CD0">
              <w:rPr>
                <w:rFonts w:hint="eastAsia"/>
                <w:position w:val="-26"/>
                <w:sz w:val="21"/>
              </w:rPr>
              <w:t xml:space="preserve"> </w:t>
            </w:r>
            <w:r w:rsidRPr="00850CD0">
              <w:rPr>
                <w:rFonts w:hint="eastAsia"/>
                <w:b/>
                <w:position w:val="-26"/>
                <w:sz w:val="21"/>
              </w:rPr>
              <w:t>then</w:t>
            </w:r>
          </w:p>
          <w:p w:rsidR="003C0FFB" w:rsidRPr="00850CD0" w:rsidRDefault="003C0FFB" w:rsidP="003C0FFB">
            <w:pPr>
              <w:ind w:firstLineChars="0" w:firstLine="0"/>
              <w:rPr>
                <w:position w:val="-26"/>
                <w:sz w:val="21"/>
              </w:rPr>
            </w:pPr>
            <w:r w:rsidRPr="00850CD0">
              <w:rPr>
                <w:rFonts w:hint="eastAsia"/>
                <w:position w:val="-26"/>
                <w:sz w:val="21"/>
              </w:rPr>
              <w:t>(11)</w:t>
            </w:r>
            <w:r w:rsidRPr="00850CD0">
              <w:rPr>
                <w:rFonts w:hint="eastAsia"/>
                <w:position w:val="-26"/>
                <w:sz w:val="21"/>
              </w:rPr>
              <w:tab/>
              <w:t xml:space="preserve">      New_sample = ML-SMOTE(instance,  minBag) //</w:t>
            </w:r>
            <w:r w:rsidRPr="00850CD0">
              <w:rPr>
                <w:rFonts w:hint="eastAsia"/>
                <w:position w:val="-26"/>
                <w:sz w:val="21"/>
              </w:rPr>
              <w:t>新样本合成</w:t>
            </w:r>
          </w:p>
          <w:p w:rsidR="003C0FFB" w:rsidRPr="00850CD0" w:rsidRDefault="003C0FFB" w:rsidP="003C0FFB">
            <w:pPr>
              <w:ind w:firstLineChars="0" w:firstLine="0"/>
              <w:rPr>
                <w:position w:val="-26"/>
                <w:sz w:val="21"/>
              </w:rPr>
            </w:pPr>
            <w:r w:rsidRPr="00850CD0">
              <w:rPr>
                <w:position w:val="-26"/>
                <w:sz w:val="21"/>
              </w:rPr>
              <w:t>(12)</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b/>
                <w:position w:val="-26"/>
                <w:sz w:val="21"/>
              </w:rPr>
            </w:pPr>
            <w:r w:rsidRPr="00850CD0">
              <w:rPr>
                <w:rFonts w:hint="eastAsia"/>
                <w:position w:val="-26"/>
                <w:sz w:val="21"/>
              </w:rPr>
              <w:t>(13)</w:t>
            </w:r>
            <w:r w:rsidRPr="00850CD0">
              <w:rPr>
                <w:rFonts w:hint="eastAsia"/>
                <w:position w:val="-26"/>
                <w:sz w:val="21"/>
              </w:rPr>
              <w:tab/>
              <w:t xml:space="preserve">    </w:t>
            </w:r>
            <w:r w:rsidRPr="00850CD0">
              <w:rPr>
                <w:rFonts w:hint="eastAsia"/>
                <w:b/>
                <w:position w:val="-26"/>
                <w:sz w:val="21"/>
              </w:rPr>
              <w:t xml:space="preserve">If </w:t>
            </w:r>
            <w:r w:rsidRPr="00850CD0">
              <w:rPr>
                <w:rFonts w:hint="eastAsia"/>
                <w:position w:val="-26"/>
                <w:sz w:val="21"/>
              </w:rPr>
              <w:t xml:space="preserve">instance </w:t>
            </w:r>
            <w:r w:rsidRPr="00850CD0">
              <w:rPr>
                <w:rFonts w:hint="eastAsia"/>
                <w:position w:val="-26"/>
                <w:sz w:val="21"/>
              </w:rPr>
              <w:t>中除了大类标签外不存在其他标签</w:t>
            </w:r>
            <w:r w:rsidRPr="00850CD0">
              <w:rPr>
                <w:rFonts w:hint="eastAsia"/>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(14)</w:t>
            </w:r>
            <w:r w:rsidRPr="00850CD0">
              <w:rPr>
                <w:position w:val="-26"/>
                <w:sz w:val="21"/>
              </w:rPr>
              <w:tab/>
              <w:t xml:space="preserve">      Delete instance</w:t>
            </w:r>
          </w:p>
          <w:p w:rsidR="003C0FFB" w:rsidRPr="00850CD0" w:rsidRDefault="003C0FFB" w:rsidP="003C0FFB">
            <w:pPr>
              <w:ind w:firstLineChars="0" w:firstLine="0"/>
              <w:rPr>
                <w:b/>
                <w:position w:val="-26"/>
                <w:sz w:val="21"/>
              </w:rPr>
            </w:pPr>
            <w:r w:rsidRPr="00850CD0">
              <w:rPr>
                <w:position w:val="-26"/>
                <w:sz w:val="21"/>
              </w:rPr>
              <w:t>(15)</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position w:val="-26"/>
                <w:sz w:val="21"/>
              </w:rPr>
            </w:pPr>
            <w:r w:rsidRPr="00850CD0">
              <w:rPr>
                <w:rFonts w:hint="eastAsia"/>
                <w:position w:val="-26"/>
                <w:sz w:val="21"/>
              </w:rPr>
              <w:t>(16)</w:t>
            </w:r>
            <w:r w:rsidRPr="00850CD0">
              <w:rPr>
                <w:rFonts w:hint="eastAsia"/>
                <w:position w:val="-26"/>
                <w:sz w:val="21"/>
              </w:rPr>
              <w:tab/>
              <w:t xml:space="preserve">    </w:t>
            </w:r>
            <w:r w:rsidRPr="00850CD0">
              <w:rPr>
                <w:rFonts w:hint="eastAsia"/>
                <w:position w:val="-26"/>
                <w:sz w:val="21"/>
              </w:rPr>
              <w:t>更新采样后的数据集中</w:t>
            </w:r>
            <w:r w:rsidRPr="00850CD0">
              <w:rPr>
                <w:rFonts w:hint="eastAsia"/>
                <w:position w:val="-26"/>
                <w:sz w:val="21"/>
              </w:rPr>
              <w:t>IRLbl</w:t>
            </w:r>
            <w:r w:rsidRPr="00850CD0">
              <w:rPr>
                <w:rFonts w:hint="eastAsia"/>
                <w:position w:val="-26"/>
                <w:sz w:val="21"/>
              </w:rPr>
              <w:t>，</w:t>
            </w:r>
            <w:r w:rsidRPr="00850CD0">
              <w:rPr>
                <w:rFonts w:hint="eastAsia"/>
                <w:position w:val="-26"/>
                <w:sz w:val="21"/>
              </w:rPr>
              <w:t xml:space="preserve"> MeanIR</w:t>
            </w:r>
          </w:p>
          <w:p w:rsidR="003C0FFB" w:rsidRPr="00850CD0" w:rsidRDefault="003C0FFB" w:rsidP="003C0FFB">
            <w:pPr>
              <w:ind w:firstLineChars="0" w:firstLine="0"/>
              <w:rPr>
                <w:position w:val="-26"/>
                <w:sz w:val="21"/>
              </w:rPr>
            </w:pPr>
            <w:r w:rsidRPr="00850CD0">
              <w:rPr>
                <w:rFonts w:hint="eastAsia"/>
                <w:position w:val="-26"/>
                <w:sz w:val="21"/>
              </w:rPr>
              <w:t>(17)</w:t>
            </w:r>
            <w:r w:rsidRPr="00850CD0">
              <w:rPr>
                <w:rFonts w:hint="eastAsia"/>
                <w:position w:val="-26"/>
                <w:sz w:val="21"/>
              </w:rPr>
              <w:tab/>
              <w:t xml:space="preserve">    </w:t>
            </w:r>
            <w:r w:rsidRPr="00850CD0">
              <w:rPr>
                <w:rFonts w:hint="eastAsia"/>
                <w:position w:val="-26"/>
                <w:sz w:val="21"/>
              </w:rPr>
              <w:t>更新</w:t>
            </w:r>
            <w:r w:rsidRPr="00850CD0">
              <w:rPr>
                <w:rFonts w:hint="eastAsia"/>
                <w:position w:val="-26"/>
                <w:sz w:val="21"/>
              </w:rPr>
              <w:t>minBag, maxBag</w:t>
            </w:r>
            <w:r w:rsidRPr="00850CD0">
              <w:rPr>
                <w:rFonts w:hint="eastAsia"/>
                <w:position w:val="-26"/>
                <w:sz w:val="21"/>
              </w:rPr>
              <w:t>中的标签</w:t>
            </w:r>
          </w:p>
          <w:p w:rsidR="003C0FFB" w:rsidRPr="00850CD0" w:rsidRDefault="003C0FFB" w:rsidP="003C0FFB">
            <w:pPr>
              <w:ind w:firstLineChars="0" w:firstLine="0"/>
              <w:rPr>
                <w:b/>
                <w:position w:val="-26"/>
                <w:sz w:val="21"/>
              </w:rPr>
            </w:pPr>
            <w:r w:rsidRPr="00850CD0">
              <w:rPr>
                <w:position w:val="-26"/>
                <w:sz w:val="21"/>
              </w:rPr>
              <w:t>(18)</w:t>
            </w:r>
            <w:r w:rsidRPr="00850CD0">
              <w:rPr>
                <w:position w:val="-26"/>
                <w:sz w:val="21"/>
              </w:rPr>
              <w:tab/>
              <w:t xml:space="preserve">    </w:t>
            </w:r>
            <w:r w:rsidRPr="00850CD0">
              <w:rPr>
                <w:b/>
                <w:position w:val="-26"/>
                <w:sz w:val="21"/>
              </w:rPr>
              <w:t>For</w:t>
            </w:r>
            <w:r w:rsidRPr="00850CD0">
              <w:rPr>
                <w:position w:val="-26"/>
                <w:sz w:val="21"/>
              </w:rPr>
              <w:t xml:space="preserve"> each maxlabel </w:t>
            </w:r>
            <w:r w:rsidRPr="00850CD0">
              <w:rPr>
                <w:b/>
                <w:position w:val="-26"/>
                <w:sz w:val="21"/>
              </w:rPr>
              <w:t>in</w:t>
            </w:r>
            <w:r w:rsidRPr="00850CD0">
              <w:rPr>
                <w:position w:val="-26"/>
                <w:sz w:val="21"/>
              </w:rPr>
              <w:t xml:space="preserve"> maxBag</w:t>
            </w:r>
            <w:r w:rsidRPr="00850CD0">
              <w:rPr>
                <w:b/>
                <w:position w:val="-26"/>
                <w:sz w:val="21"/>
              </w:rPr>
              <w:t xml:space="preserve"> do</w:t>
            </w:r>
          </w:p>
          <w:p w:rsidR="003C0FFB" w:rsidRPr="00850CD0" w:rsidRDefault="003C0FFB" w:rsidP="003C0FFB">
            <w:pPr>
              <w:ind w:firstLineChars="0" w:firstLine="0"/>
              <w:rPr>
                <w:position w:val="-26"/>
                <w:sz w:val="21"/>
              </w:rPr>
            </w:pPr>
            <w:r w:rsidRPr="00850CD0">
              <w:rPr>
                <w:rFonts w:hint="eastAsia"/>
                <w:position w:val="-26"/>
                <w:sz w:val="21"/>
              </w:rPr>
              <w:t>(19)</w:t>
            </w:r>
            <w:r w:rsidRPr="00850CD0">
              <w:rPr>
                <w:rFonts w:hint="eastAsia"/>
                <w:position w:val="-26"/>
                <w:sz w:val="21"/>
              </w:rPr>
              <w:tab/>
              <w:t xml:space="preserve">     </w:t>
            </w:r>
            <w:r w:rsidRPr="00850CD0">
              <w:rPr>
                <w:rFonts w:hint="eastAsia"/>
                <w:b/>
                <w:position w:val="-26"/>
                <w:sz w:val="21"/>
              </w:rPr>
              <w:t xml:space="preserve">  If </w:t>
            </w:r>
            <w:r w:rsidRPr="00850CD0">
              <w:rPr>
                <w:rFonts w:hint="eastAsia"/>
                <w:position w:val="-26"/>
                <w:sz w:val="21"/>
              </w:rPr>
              <w:t xml:space="preserve">maxlabel </w:t>
            </w:r>
            <w:r w:rsidRPr="00850CD0">
              <w:rPr>
                <w:rFonts w:hint="eastAsia"/>
                <w:position w:val="-26"/>
                <w:sz w:val="21"/>
              </w:rPr>
              <w:t>的样本数目小于等于</w:t>
            </w:r>
            <w:r w:rsidRPr="00850CD0">
              <w:rPr>
                <w:rFonts w:hint="eastAsia"/>
                <w:position w:val="-26"/>
                <w:sz w:val="21"/>
              </w:rPr>
              <w:t xml:space="preserve">meanInstances </w:t>
            </w:r>
            <w:r w:rsidRPr="00850CD0">
              <w:rPr>
                <w:rFonts w:hint="eastAsia"/>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(20)</w:t>
            </w:r>
            <w:r w:rsidRPr="00850CD0">
              <w:rPr>
                <w:position w:val="-26"/>
                <w:sz w:val="21"/>
              </w:rPr>
              <w:tab/>
              <w:t xml:space="preserve">             Remove  maxlabel  from maxBag</w:t>
            </w:r>
          </w:p>
          <w:p w:rsidR="003C0FFB" w:rsidRPr="00850CD0" w:rsidRDefault="003C0FFB" w:rsidP="003C0FFB">
            <w:pPr>
              <w:ind w:firstLineChars="0" w:firstLine="0"/>
              <w:rPr>
                <w:b/>
                <w:position w:val="-26"/>
                <w:sz w:val="21"/>
              </w:rPr>
            </w:pPr>
            <w:r w:rsidRPr="00850CD0">
              <w:rPr>
                <w:position w:val="-26"/>
                <w:sz w:val="21"/>
              </w:rPr>
              <w:t>(21)</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position w:val="-26"/>
                <w:sz w:val="21"/>
              </w:rPr>
            </w:pPr>
            <w:r w:rsidRPr="00850CD0">
              <w:rPr>
                <w:position w:val="-26"/>
                <w:sz w:val="21"/>
              </w:rPr>
              <w:t>(22)</w:t>
            </w:r>
            <w:r w:rsidRPr="00850CD0">
              <w:rPr>
                <w:position w:val="-26"/>
                <w:sz w:val="21"/>
              </w:rPr>
              <w:tab/>
              <w:t xml:space="preserve">   </w:t>
            </w:r>
            <w:r w:rsidRPr="00850CD0">
              <w:rPr>
                <w:b/>
                <w:position w:val="-26"/>
                <w:sz w:val="21"/>
              </w:rPr>
              <w:t xml:space="preserve">  End for</w:t>
            </w:r>
          </w:p>
          <w:p w:rsidR="003C0FFB" w:rsidRPr="00850CD0" w:rsidRDefault="003C0FFB" w:rsidP="003C0FFB">
            <w:pPr>
              <w:ind w:firstLineChars="0" w:firstLine="0"/>
              <w:rPr>
                <w:position w:val="-26"/>
                <w:sz w:val="21"/>
              </w:rPr>
            </w:pPr>
            <w:r w:rsidRPr="00850CD0">
              <w:rPr>
                <w:rFonts w:hint="eastAsia"/>
                <w:position w:val="-26"/>
                <w:sz w:val="21"/>
              </w:rPr>
              <w:t>(23)</w:t>
            </w:r>
            <w:r w:rsidRPr="00850CD0">
              <w:rPr>
                <w:rFonts w:hint="eastAsia"/>
                <w:position w:val="-26"/>
                <w:sz w:val="21"/>
              </w:rPr>
              <w:tab/>
              <w:t xml:space="preserve">     </w:t>
            </w:r>
            <w:r w:rsidRPr="00850CD0">
              <w:rPr>
                <w:rFonts w:hint="eastAsia"/>
                <w:position w:val="-26"/>
                <w:sz w:val="21"/>
              </w:rPr>
              <w:t>类似</w:t>
            </w:r>
            <w:r w:rsidRPr="00850CD0">
              <w:rPr>
                <w:rFonts w:hint="eastAsia"/>
                <w:position w:val="-26"/>
                <w:sz w:val="21"/>
              </w:rPr>
              <w:t xml:space="preserve">(18)~(22) </w:t>
            </w:r>
            <w:r w:rsidRPr="00850CD0">
              <w:rPr>
                <w:rFonts w:hint="eastAsia"/>
                <w:position w:val="-26"/>
                <w:sz w:val="21"/>
              </w:rPr>
              <w:t>步，将大于</w:t>
            </w:r>
            <w:r w:rsidRPr="00850CD0">
              <w:rPr>
                <w:rFonts w:hint="eastAsia"/>
                <w:position w:val="-26"/>
                <w:sz w:val="21"/>
              </w:rPr>
              <w:t xml:space="preserve">meanInstances </w:t>
            </w:r>
            <w:r w:rsidRPr="00850CD0">
              <w:rPr>
                <w:rFonts w:hint="eastAsia"/>
                <w:position w:val="-26"/>
                <w:sz w:val="21"/>
              </w:rPr>
              <w:t>的标签从</w:t>
            </w:r>
            <w:r w:rsidRPr="00850CD0">
              <w:rPr>
                <w:rFonts w:hint="eastAsia"/>
                <w:position w:val="-26"/>
                <w:sz w:val="21"/>
              </w:rPr>
              <w:t>minBag</w:t>
            </w:r>
            <w:r w:rsidRPr="00850CD0">
              <w:rPr>
                <w:rFonts w:hint="eastAsia"/>
                <w:position w:val="-26"/>
                <w:sz w:val="21"/>
              </w:rPr>
              <w:t>中删除</w:t>
            </w:r>
          </w:p>
          <w:p w:rsidR="003C0FFB" w:rsidRPr="00850CD0" w:rsidRDefault="003C0FFB" w:rsidP="003C0FFB">
            <w:pPr>
              <w:ind w:firstLineChars="0" w:firstLine="0"/>
              <w:rPr>
                <w:b/>
                <w:position w:val="-26"/>
                <w:sz w:val="21"/>
              </w:rPr>
            </w:pPr>
            <w:r w:rsidRPr="00850CD0">
              <w:rPr>
                <w:position w:val="-26"/>
                <w:sz w:val="21"/>
              </w:rPr>
              <w:t>(24)</w:t>
            </w:r>
            <w:r w:rsidRPr="00850CD0">
              <w:rPr>
                <w:position w:val="-26"/>
                <w:sz w:val="21"/>
              </w:rPr>
              <w:tab/>
              <w:t xml:space="preserve">    </w:t>
            </w:r>
            <w:r w:rsidRPr="00850CD0">
              <w:rPr>
                <w:b/>
                <w:position w:val="-26"/>
                <w:sz w:val="21"/>
              </w:rPr>
              <w:t xml:space="preserve"> For </w:t>
            </w:r>
            <w:r w:rsidRPr="00850CD0">
              <w:rPr>
                <w:position w:val="-26"/>
                <w:sz w:val="21"/>
              </w:rPr>
              <w:t xml:space="preserve">each minlabel </w:t>
            </w:r>
            <w:r w:rsidRPr="00850CD0">
              <w:rPr>
                <w:b/>
                <w:position w:val="-26"/>
                <w:sz w:val="21"/>
              </w:rPr>
              <w:t>in</w:t>
            </w:r>
            <w:r w:rsidRPr="00850CD0">
              <w:rPr>
                <w:position w:val="-26"/>
                <w:sz w:val="21"/>
              </w:rPr>
              <w:t xml:space="preserve"> minBag</w:t>
            </w:r>
            <w:r w:rsidRPr="00850CD0">
              <w:rPr>
                <w:b/>
                <w:position w:val="-26"/>
                <w:sz w:val="21"/>
              </w:rPr>
              <w:t xml:space="preserve"> do</w:t>
            </w:r>
          </w:p>
          <w:p w:rsidR="003C0FFB" w:rsidRPr="00850CD0" w:rsidRDefault="003C0FFB" w:rsidP="003C0FFB">
            <w:pPr>
              <w:ind w:firstLineChars="0" w:firstLine="0"/>
              <w:rPr>
                <w:b/>
                <w:position w:val="-26"/>
                <w:sz w:val="21"/>
              </w:rPr>
            </w:pPr>
            <w:r w:rsidRPr="00850CD0">
              <w:rPr>
                <w:position w:val="-26"/>
                <w:sz w:val="21"/>
              </w:rPr>
              <w:t>(25)</w:t>
            </w:r>
            <w:r w:rsidRPr="00850CD0">
              <w:rPr>
                <w:position w:val="-26"/>
                <w:sz w:val="21"/>
              </w:rPr>
              <w:tab/>
              <w:t xml:space="preserve">      </w:t>
            </w:r>
            <w:r w:rsidRPr="00850CD0">
              <w:rPr>
                <w:b/>
                <w:position w:val="-26"/>
                <w:sz w:val="21"/>
              </w:rPr>
              <w:t xml:space="preserve">   If </w:t>
            </w:r>
            <w:r w:rsidRPr="00850CD0">
              <w:rPr>
                <w:position w:val="-26"/>
                <w:sz w:val="21"/>
              </w:rPr>
              <w:t xml:space="preserve"> IRLblminlabel &lt;= meanIR+threshold </w:t>
            </w:r>
            <w:r w:rsidRPr="00850CD0">
              <w:rPr>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(26)</w:t>
            </w:r>
            <w:r w:rsidRPr="00850CD0">
              <w:rPr>
                <w:position w:val="-26"/>
                <w:sz w:val="21"/>
              </w:rPr>
              <w:tab/>
              <w:t xml:space="preserve">           Remove minlabel from minBag</w:t>
            </w:r>
          </w:p>
          <w:p w:rsidR="003C0FFB" w:rsidRPr="00850CD0" w:rsidRDefault="003C0FFB" w:rsidP="003C0FFB">
            <w:pPr>
              <w:ind w:firstLineChars="0" w:firstLine="0"/>
              <w:rPr>
                <w:b/>
                <w:position w:val="-26"/>
                <w:sz w:val="21"/>
              </w:rPr>
            </w:pPr>
            <w:r w:rsidRPr="00850CD0">
              <w:rPr>
                <w:position w:val="-26"/>
                <w:sz w:val="21"/>
              </w:rPr>
              <w:t>(27)</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b/>
                <w:position w:val="-26"/>
                <w:sz w:val="21"/>
              </w:rPr>
            </w:pPr>
            <w:r w:rsidRPr="00850CD0">
              <w:rPr>
                <w:position w:val="-26"/>
                <w:sz w:val="21"/>
              </w:rPr>
              <w:t>(28)</w:t>
            </w:r>
            <w:r w:rsidRPr="00850CD0">
              <w:rPr>
                <w:position w:val="-26"/>
                <w:sz w:val="21"/>
              </w:rPr>
              <w:tab/>
              <w:t xml:space="preserve">    </w:t>
            </w:r>
            <w:r w:rsidRPr="00850CD0">
              <w:rPr>
                <w:b/>
                <w:position w:val="-26"/>
                <w:sz w:val="21"/>
              </w:rPr>
              <w:t xml:space="preserve"> End for</w:t>
            </w:r>
          </w:p>
          <w:p w:rsidR="003C0FFB" w:rsidRPr="00850CD0" w:rsidRDefault="003C0FFB" w:rsidP="003C0FFB">
            <w:pPr>
              <w:ind w:firstLineChars="0" w:firstLine="0"/>
              <w:rPr>
                <w:position w:val="-26"/>
                <w:sz w:val="21"/>
              </w:rPr>
            </w:pPr>
            <w:r w:rsidRPr="00850CD0">
              <w:rPr>
                <w:rFonts w:hint="eastAsia"/>
                <w:position w:val="-26"/>
                <w:sz w:val="21"/>
              </w:rPr>
              <w:t>(29)</w:t>
            </w:r>
            <w:r w:rsidRPr="00850CD0">
              <w:rPr>
                <w:rFonts w:hint="eastAsia"/>
                <w:position w:val="-26"/>
                <w:sz w:val="21"/>
              </w:rPr>
              <w:tab/>
              <w:t xml:space="preserve">     </w:t>
            </w:r>
            <w:r w:rsidRPr="00850CD0">
              <w:rPr>
                <w:rFonts w:hint="eastAsia"/>
                <w:position w:val="-26"/>
                <w:sz w:val="21"/>
              </w:rPr>
              <w:t>类似（</w:t>
            </w:r>
            <w:r w:rsidRPr="00850CD0">
              <w:rPr>
                <w:rFonts w:hint="eastAsia"/>
                <w:position w:val="-26"/>
                <w:sz w:val="21"/>
              </w:rPr>
              <w:t>24</w:t>
            </w:r>
            <w:r w:rsidRPr="00850CD0">
              <w:rPr>
                <w:rFonts w:hint="eastAsia"/>
                <w:position w:val="-26"/>
                <w:sz w:val="21"/>
              </w:rPr>
              <w:t>）</w:t>
            </w:r>
            <w:r w:rsidRPr="00850CD0">
              <w:rPr>
                <w:rFonts w:hint="eastAsia"/>
                <w:position w:val="-26"/>
                <w:sz w:val="21"/>
              </w:rPr>
              <w:t>~(28)</w:t>
            </w:r>
            <w:r w:rsidRPr="00850CD0">
              <w:rPr>
                <w:rFonts w:hint="eastAsia"/>
                <w:position w:val="-26"/>
                <w:sz w:val="21"/>
              </w:rPr>
              <w:t>步，</w:t>
            </w:r>
            <w:r w:rsidRPr="00850CD0">
              <w:rPr>
                <w:rFonts w:hint="eastAsia"/>
                <w:position w:val="-26"/>
                <w:sz w:val="21"/>
              </w:rPr>
              <w:t xml:space="preserve"> </w:t>
            </w:r>
            <w:r w:rsidRPr="00850CD0">
              <w:rPr>
                <w:rFonts w:hint="eastAsia"/>
                <w:position w:val="-26"/>
                <w:sz w:val="21"/>
              </w:rPr>
              <w:t>将</w:t>
            </w:r>
            <w:r w:rsidRPr="00850CD0">
              <w:rPr>
                <w:rFonts w:hint="eastAsia"/>
                <w:position w:val="-26"/>
                <w:sz w:val="21"/>
              </w:rPr>
              <w:t>IRLbl</w:t>
            </w:r>
            <w:r w:rsidRPr="00850CD0">
              <w:rPr>
                <w:rFonts w:hint="eastAsia"/>
                <w:position w:val="-26"/>
                <w:sz w:val="21"/>
              </w:rPr>
              <w:t>大于</w:t>
            </w:r>
            <w:r w:rsidRPr="00850CD0">
              <w:rPr>
                <w:rFonts w:hint="eastAsia"/>
                <w:position w:val="-26"/>
                <w:sz w:val="21"/>
              </w:rPr>
              <w:t>meanIR-threshold</w:t>
            </w:r>
            <w:r w:rsidRPr="00850CD0">
              <w:rPr>
                <w:rFonts w:hint="eastAsia"/>
                <w:position w:val="-26"/>
                <w:sz w:val="21"/>
              </w:rPr>
              <w:t>的标签从</w:t>
            </w:r>
            <w:r w:rsidRPr="00850CD0">
              <w:rPr>
                <w:rFonts w:hint="eastAsia"/>
                <w:position w:val="-26"/>
                <w:sz w:val="21"/>
              </w:rPr>
              <w:t>maxBag</w:t>
            </w:r>
            <w:r w:rsidRPr="00850CD0">
              <w:rPr>
                <w:rFonts w:hint="eastAsia"/>
                <w:position w:val="-26"/>
                <w:sz w:val="21"/>
              </w:rPr>
              <w:lastRenderedPageBreak/>
              <w:t>中删除</w:t>
            </w:r>
          </w:p>
          <w:p w:rsidR="003C0FFB" w:rsidRPr="00850CD0" w:rsidRDefault="003C0FFB" w:rsidP="00850CD0">
            <w:pPr>
              <w:ind w:firstLineChars="0" w:firstLine="0"/>
              <w:rPr>
                <w:position w:val="-26"/>
                <w:sz w:val="21"/>
              </w:rPr>
            </w:pPr>
            <w:r w:rsidRPr="00850CD0">
              <w:rPr>
                <w:position w:val="-26"/>
                <w:sz w:val="21"/>
              </w:rPr>
              <w:t>(30)</w:t>
            </w:r>
            <w:r w:rsidRPr="00850CD0">
              <w:rPr>
                <w:position w:val="-26"/>
                <w:sz w:val="21"/>
              </w:rPr>
              <w:tab/>
            </w:r>
            <w:r w:rsidRPr="00850CD0">
              <w:rPr>
                <w:b/>
                <w:position w:val="-26"/>
                <w:sz w:val="21"/>
              </w:rPr>
              <w:t>End while</w:t>
            </w:r>
          </w:p>
        </w:tc>
      </w:tr>
    </w:tbl>
    <w:p w:rsidR="003C0FFB" w:rsidRPr="00EF7C15" w:rsidRDefault="003C0FFB" w:rsidP="003C0FFB">
      <w:pPr>
        <w:ind w:firstLine="480"/>
        <w:jc w:val="center"/>
      </w:pPr>
    </w:p>
    <w:p w:rsidR="00543AD9" w:rsidRDefault="00850CD0" w:rsidP="00850CD0">
      <w:pPr>
        <w:pStyle w:val="2"/>
      </w:pPr>
      <w:bookmarkStart w:id="384" w:name="_Toc511730103"/>
      <w:bookmarkStart w:id="385" w:name="_Toc511756936"/>
      <w:r w:rsidRPr="00850CD0">
        <w:rPr>
          <w:rFonts w:hint="eastAsia"/>
        </w:rPr>
        <w:t>ML-DARS</w:t>
      </w:r>
      <w:r w:rsidRPr="00850CD0">
        <w:rPr>
          <w:rFonts w:hint="eastAsia"/>
        </w:rPr>
        <w:t>算法实验</w:t>
      </w:r>
      <w:bookmarkEnd w:id="384"/>
      <w:bookmarkEnd w:id="385"/>
    </w:p>
    <w:p w:rsidR="00850CD0" w:rsidRDefault="00850CD0" w:rsidP="00850CD0">
      <w:pPr>
        <w:pStyle w:val="3"/>
      </w:pPr>
      <w:bookmarkStart w:id="386" w:name="_Toc511730104"/>
      <w:bookmarkStart w:id="387" w:name="_Toc511756937"/>
      <w:r w:rsidRPr="00850CD0">
        <w:rPr>
          <w:rFonts w:hint="eastAsia"/>
        </w:rPr>
        <w:t>实验数据集</w:t>
      </w:r>
      <w:bookmarkEnd w:id="386"/>
      <w:bookmarkEnd w:id="387"/>
    </w:p>
    <w:p w:rsidR="00850CD0" w:rsidRDefault="00850CD0" w:rsidP="00850CD0">
      <w:pPr>
        <w:ind w:firstLine="480"/>
      </w:pPr>
      <w:r>
        <w:rPr>
          <w:rFonts w:hint="eastAsia"/>
        </w:rPr>
        <w:t>为了展现</w:t>
      </w:r>
      <w:r>
        <w:rPr>
          <w:rFonts w:hint="eastAsia"/>
        </w:rPr>
        <w:t>ML-DARS</w:t>
      </w:r>
      <w:r>
        <w:rPr>
          <w:rFonts w:hint="eastAsia"/>
        </w:rPr>
        <w:t>算法的优势，本次实验在心血管疾病数据集和</w:t>
      </w:r>
      <w:r>
        <w:rPr>
          <w:rFonts w:hint="eastAsia"/>
        </w:rPr>
        <w:t>2</w:t>
      </w:r>
      <w:r>
        <w:rPr>
          <w:rFonts w:hint="eastAsia"/>
        </w:rPr>
        <w:t>个公共多标签数据集进行了实验验证，其中包括了均衡与不均衡的数据集，并与</w:t>
      </w:r>
      <w:r>
        <w:rPr>
          <w:rFonts w:hint="eastAsia"/>
        </w:rPr>
        <w:t>ML-RUS</w:t>
      </w:r>
      <w:r>
        <w:rPr>
          <w:rFonts w:hint="eastAsia"/>
        </w:rPr>
        <w:t>、</w:t>
      </w:r>
      <w:r>
        <w:rPr>
          <w:rFonts w:hint="eastAsia"/>
        </w:rPr>
        <w:t>ML-SMOTE</w:t>
      </w:r>
      <w:r>
        <w:rPr>
          <w:rFonts w:hint="eastAsia"/>
        </w:rPr>
        <w:t>算法进行对比分析，具体信息见表</w:t>
      </w:r>
      <w:r>
        <w:rPr>
          <w:rFonts w:hint="eastAsia"/>
        </w:rPr>
        <w:t>4-1</w:t>
      </w:r>
      <w:r>
        <w:rPr>
          <w:rFonts w:hint="eastAsia"/>
        </w:rPr>
        <w:t>，其展示了原始数据集的样本数目、特征数目、标签数目、对应的标签基数、最大不均衡度、平均不均衡度、平均样本数度量指标等，一定程度上反映了数据的分布情况。可以看出</w:t>
      </w:r>
      <w:r>
        <w:rPr>
          <w:rFonts w:hint="eastAsia"/>
        </w:rPr>
        <w:t>Cardiovascular</w:t>
      </w:r>
      <w:r>
        <w:rPr>
          <w:rFonts w:hint="eastAsia"/>
        </w:rPr>
        <w:t>（心血管疾病数据集）标签基数很小，最大不均衡度达到了</w:t>
      </w:r>
      <w:r>
        <w:rPr>
          <w:rFonts w:hint="eastAsia"/>
        </w:rPr>
        <w:t>100</w:t>
      </w:r>
      <w:r>
        <w:rPr>
          <w:rFonts w:hint="eastAsia"/>
        </w:rPr>
        <w:t>以上，样本数目在</w:t>
      </w:r>
      <w:r>
        <w:rPr>
          <w:rFonts w:hint="eastAsia"/>
        </w:rPr>
        <w:t>10</w:t>
      </w:r>
      <w:r>
        <w:rPr>
          <w:rFonts w:hint="eastAsia"/>
        </w:rPr>
        <w:t>万以上，而平均样本数目才</w:t>
      </w:r>
      <w:r>
        <w:rPr>
          <w:rFonts w:hint="eastAsia"/>
        </w:rPr>
        <w:t>1779</w:t>
      </w:r>
      <w:r>
        <w:rPr>
          <w:rFonts w:hint="eastAsia"/>
        </w:rPr>
        <w:t>，说明数据分布很不均衡，而</w:t>
      </w:r>
      <w:r>
        <w:rPr>
          <w:rFonts w:hint="eastAsia"/>
        </w:rPr>
        <w:t>Chronic</w:t>
      </w:r>
      <w:r>
        <w:rPr>
          <w:rFonts w:hint="eastAsia"/>
        </w:rPr>
        <w:t>相对均衡，</w:t>
      </w:r>
      <w:r>
        <w:rPr>
          <w:rFonts w:hint="eastAsia"/>
        </w:rPr>
        <w:t>Emotions</w:t>
      </w:r>
      <w:r>
        <w:rPr>
          <w:rFonts w:hint="eastAsia"/>
        </w:rPr>
        <w:t>较为均衡。</w:t>
      </w:r>
    </w:p>
    <w:p w:rsidR="00850CD0" w:rsidRDefault="00850CD0" w:rsidP="00850CD0">
      <w:pPr>
        <w:ind w:firstLine="480"/>
        <w:jc w:val="center"/>
      </w:pPr>
      <w:r>
        <w:rPr>
          <w:rFonts w:hint="eastAsia"/>
        </w:rPr>
        <w:t>表</w:t>
      </w:r>
      <w:r>
        <w:rPr>
          <w:rFonts w:hint="eastAsia"/>
        </w:rPr>
        <w:t xml:space="preserve">4-1 </w:t>
      </w:r>
      <w:r>
        <w:rPr>
          <w:rFonts w:hint="eastAsia"/>
        </w:rPr>
        <w:t>数据集分布指标</w:t>
      </w:r>
    </w:p>
    <w:tbl>
      <w:tblPr>
        <w:tblW w:w="8336" w:type="dxa"/>
        <w:jc w:val="center"/>
        <w:tblBorders>
          <w:top w:val="single" w:sz="12" w:space="0" w:color="000000"/>
          <w:bottom w:val="single" w:sz="12" w:space="0" w:color="000000"/>
        </w:tblBorders>
        <w:tblLayout w:type="fixed"/>
        <w:tblLook w:val="04A0" w:firstRow="1" w:lastRow="0" w:firstColumn="1" w:lastColumn="0" w:noHBand="0" w:noVBand="1"/>
      </w:tblPr>
      <w:tblGrid>
        <w:gridCol w:w="1695"/>
        <w:gridCol w:w="1050"/>
        <w:gridCol w:w="1050"/>
        <w:gridCol w:w="528"/>
        <w:gridCol w:w="312"/>
        <w:gridCol w:w="630"/>
        <w:gridCol w:w="945"/>
        <w:gridCol w:w="802"/>
        <w:gridCol w:w="143"/>
        <w:gridCol w:w="1181"/>
      </w:tblGrid>
      <w:tr w:rsidR="00850CD0" w:rsidRPr="00850CD0" w:rsidTr="00DE7871">
        <w:trPr>
          <w:trHeight w:val="328"/>
          <w:jc w:val="center"/>
        </w:trPr>
        <w:tc>
          <w:tcPr>
            <w:tcW w:w="1695" w:type="dxa"/>
            <w:tcBorders>
              <w:bottom w:val="single" w:sz="6" w:space="0" w:color="000000"/>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i/>
                <w:iCs/>
                <w:szCs w:val="24"/>
              </w:rPr>
              <w:t>D</w:t>
            </w:r>
            <w:r w:rsidRPr="00850CD0">
              <w:rPr>
                <w:rFonts w:ascii="Calibri" w:hAnsi="Calibri" w:hint="eastAsia"/>
                <w:i/>
                <w:iCs/>
                <w:szCs w:val="24"/>
              </w:rPr>
              <w:t>ataset</w:t>
            </w:r>
          </w:p>
        </w:tc>
        <w:tc>
          <w:tcPr>
            <w:tcW w:w="1050"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samples</w:t>
            </w:r>
          </w:p>
        </w:tc>
        <w:tc>
          <w:tcPr>
            <w:tcW w:w="1050"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features</w:t>
            </w:r>
          </w:p>
        </w:tc>
        <w:tc>
          <w:tcPr>
            <w:tcW w:w="840" w:type="dxa"/>
            <w:gridSpan w:val="2"/>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labels</w:t>
            </w:r>
          </w:p>
        </w:tc>
        <w:tc>
          <w:tcPr>
            <w:tcW w:w="630"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card</w:t>
            </w:r>
          </w:p>
        </w:tc>
        <w:tc>
          <w:tcPr>
            <w:tcW w:w="945"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i/>
                <w:iCs/>
                <w:szCs w:val="24"/>
              </w:rPr>
              <w:t>M</w:t>
            </w:r>
            <w:r w:rsidRPr="00850CD0">
              <w:rPr>
                <w:rFonts w:ascii="Calibri" w:hAnsi="Calibri" w:hint="eastAsia"/>
                <w:i/>
                <w:iCs/>
                <w:szCs w:val="24"/>
              </w:rPr>
              <w:t>axIRLbl</w:t>
            </w:r>
          </w:p>
        </w:tc>
        <w:tc>
          <w:tcPr>
            <w:tcW w:w="945" w:type="dxa"/>
            <w:gridSpan w:val="2"/>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MeanIR</w:t>
            </w:r>
          </w:p>
        </w:tc>
        <w:tc>
          <w:tcPr>
            <w:tcW w:w="1181"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meanInstances</w:t>
            </w:r>
          </w:p>
        </w:tc>
      </w:tr>
      <w:tr w:rsidR="00850CD0" w:rsidRPr="00850CD0" w:rsidTr="00DE7871">
        <w:trPr>
          <w:trHeight w:val="345"/>
          <w:jc w:val="center"/>
        </w:trPr>
        <w:tc>
          <w:tcPr>
            <w:tcW w:w="1695"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Cardiovascular</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119066</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296</w:t>
            </w:r>
          </w:p>
        </w:tc>
        <w:tc>
          <w:tcPr>
            <w:tcW w:w="52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9</w:t>
            </w:r>
          </w:p>
        </w:tc>
        <w:tc>
          <w:tcPr>
            <w:tcW w:w="94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1.46</w:t>
            </w:r>
          </w:p>
        </w:tc>
        <w:tc>
          <w:tcPr>
            <w:tcW w:w="945"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121.49</w:t>
            </w:r>
          </w:p>
        </w:tc>
        <w:tc>
          <w:tcPr>
            <w:tcW w:w="802"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54.37</w:t>
            </w:r>
          </w:p>
        </w:tc>
        <w:tc>
          <w:tcPr>
            <w:tcW w:w="1324"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1779</w:t>
            </w:r>
          </w:p>
        </w:tc>
      </w:tr>
      <w:tr w:rsidR="00850CD0" w:rsidRPr="00850CD0" w:rsidTr="00DE7871">
        <w:trPr>
          <w:trHeight w:val="345"/>
          <w:jc w:val="center"/>
        </w:trPr>
        <w:tc>
          <w:tcPr>
            <w:tcW w:w="1695"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C</w:t>
            </w:r>
            <w:r w:rsidRPr="00850CD0">
              <w:rPr>
                <w:rFonts w:ascii="Calibri" w:hAnsi="Calibri" w:hint="eastAsia"/>
                <w:szCs w:val="24"/>
              </w:rPr>
              <w:t>hronic</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6591</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310</w:t>
            </w:r>
          </w:p>
        </w:tc>
        <w:tc>
          <w:tcPr>
            <w:tcW w:w="52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10</w:t>
            </w:r>
          </w:p>
        </w:tc>
        <w:tc>
          <w:tcPr>
            <w:tcW w:w="94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2.38</w:t>
            </w:r>
          </w:p>
        </w:tc>
        <w:tc>
          <w:tcPr>
            <w:tcW w:w="945"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13.03</w:t>
            </w:r>
          </w:p>
        </w:tc>
        <w:tc>
          <w:tcPr>
            <w:tcW w:w="802"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4.86</w:t>
            </w:r>
          </w:p>
        </w:tc>
        <w:tc>
          <w:tcPr>
            <w:tcW w:w="1324"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847</w:t>
            </w:r>
          </w:p>
        </w:tc>
      </w:tr>
      <w:tr w:rsidR="00850CD0" w:rsidRPr="00850CD0" w:rsidTr="00DE7871">
        <w:trPr>
          <w:trHeight w:val="345"/>
          <w:jc w:val="center"/>
        </w:trPr>
        <w:tc>
          <w:tcPr>
            <w:tcW w:w="1695"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E</w:t>
            </w:r>
            <w:r w:rsidRPr="00850CD0">
              <w:rPr>
                <w:rFonts w:ascii="Calibri" w:hAnsi="Calibri" w:hint="eastAsia"/>
                <w:szCs w:val="24"/>
              </w:rPr>
              <w:t>motions</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391</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72</w:t>
            </w:r>
          </w:p>
        </w:tc>
        <w:tc>
          <w:tcPr>
            <w:tcW w:w="52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6</w:t>
            </w:r>
          </w:p>
        </w:tc>
        <w:tc>
          <w:tcPr>
            <w:tcW w:w="94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1.81</w:t>
            </w:r>
          </w:p>
        </w:tc>
        <w:tc>
          <w:tcPr>
            <w:tcW w:w="945"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1.77</w:t>
            </w:r>
          </w:p>
        </w:tc>
        <w:tc>
          <w:tcPr>
            <w:tcW w:w="802"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1.49</w:t>
            </w:r>
          </w:p>
        </w:tc>
        <w:tc>
          <w:tcPr>
            <w:tcW w:w="1324"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112</w:t>
            </w:r>
          </w:p>
        </w:tc>
      </w:tr>
    </w:tbl>
    <w:p w:rsidR="00850CD0" w:rsidRDefault="00850CD0" w:rsidP="00850CD0">
      <w:pPr>
        <w:ind w:firstLine="480"/>
      </w:pPr>
    </w:p>
    <w:p w:rsidR="00850CD0" w:rsidRDefault="00850CD0" w:rsidP="00850CD0">
      <w:pPr>
        <w:pStyle w:val="3"/>
      </w:pPr>
      <w:bookmarkStart w:id="388" w:name="_Toc511730105"/>
      <w:bookmarkStart w:id="389" w:name="_Toc511756938"/>
      <w:r w:rsidRPr="00850CD0">
        <w:rPr>
          <w:rFonts w:hint="eastAsia"/>
        </w:rPr>
        <w:t>实验设置</w:t>
      </w:r>
      <w:bookmarkEnd w:id="388"/>
      <w:bookmarkEnd w:id="389"/>
    </w:p>
    <w:p w:rsidR="00850CD0" w:rsidRDefault="00850CD0" w:rsidP="00850CD0">
      <w:pPr>
        <w:ind w:firstLine="480"/>
      </w:pPr>
      <w:r>
        <w:rPr>
          <w:rFonts w:hint="eastAsia"/>
        </w:rPr>
        <w:t>本次实验基于开源的多标签学习库</w:t>
      </w:r>
      <w:r>
        <w:rPr>
          <w:rFonts w:hint="eastAsia"/>
        </w:rPr>
        <w:t>Mulan</w:t>
      </w:r>
      <w:r>
        <w:rPr>
          <w:rFonts w:hint="eastAsia"/>
        </w:rPr>
        <w:t>来进行开发，</w:t>
      </w:r>
      <w:r>
        <w:rPr>
          <w:rFonts w:hint="eastAsia"/>
        </w:rPr>
        <w:t xml:space="preserve"> Mulan</w:t>
      </w:r>
      <w:r>
        <w:rPr>
          <w:rFonts w:hint="eastAsia"/>
        </w:rPr>
        <w:t>中包含大量的、成熟的多标签学习算法，同时也提供了多种公共多标签数据集，为多标签学习领域的研究提供了极大的便利。</w:t>
      </w:r>
    </w:p>
    <w:p w:rsidR="00850CD0" w:rsidRDefault="00850CD0" w:rsidP="00850CD0">
      <w:pPr>
        <w:ind w:firstLine="480"/>
      </w:pPr>
      <w:r>
        <w:rPr>
          <w:rFonts w:hint="eastAsia"/>
        </w:rPr>
        <w:t>本次实验利用</w:t>
      </w:r>
      <w:r>
        <w:rPr>
          <w:rFonts w:hint="eastAsia"/>
        </w:rPr>
        <w:t xml:space="preserve">Hamming-Loss </w:t>
      </w:r>
      <w:r>
        <w:rPr>
          <w:rFonts w:hint="eastAsia"/>
        </w:rPr>
        <w:t>、</w:t>
      </w:r>
      <w:r>
        <w:rPr>
          <w:rFonts w:hint="eastAsia"/>
        </w:rPr>
        <w:t>SubAccuracy</w:t>
      </w:r>
      <w:r>
        <w:rPr>
          <w:rFonts w:hint="eastAsia"/>
        </w:rPr>
        <w:t>、</w:t>
      </w:r>
      <w:r>
        <w:rPr>
          <w:rFonts w:hint="eastAsia"/>
        </w:rPr>
        <w:t>F-measuresmacro</w:t>
      </w:r>
      <w:r>
        <w:rPr>
          <w:rFonts w:hint="eastAsia"/>
        </w:rPr>
        <w:t>、</w:t>
      </w:r>
      <w:r>
        <w:rPr>
          <w:rFonts w:hint="eastAsia"/>
        </w:rPr>
        <w:t>F-measuresmicro</w:t>
      </w:r>
      <w:r>
        <w:rPr>
          <w:rFonts w:hint="eastAsia"/>
        </w:rPr>
        <w:t>作为算法性能评价指标</w:t>
      </w:r>
      <w:r>
        <w:rPr>
          <w:rFonts w:hint="eastAsia"/>
        </w:rPr>
        <w:t>,</w:t>
      </w:r>
      <w:r>
        <w:rPr>
          <w:rFonts w:hint="eastAsia"/>
        </w:rPr>
        <w:t>其指标介绍见</w:t>
      </w:r>
      <w:r>
        <w:rPr>
          <w:rFonts w:hint="eastAsia"/>
        </w:rPr>
        <w:t>2.2.2</w:t>
      </w:r>
      <w:r>
        <w:rPr>
          <w:rFonts w:hint="eastAsia"/>
        </w:rPr>
        <w:t>节。</w:t>
      </w:r>
      <w:r>
        <w:rPr>
          <w:rFonts w:hint="eastAsia"/>
        </w:rPr>
        <w:t>F-measuresmacro</w:t>
      </w:r>
      <w:r>
        <w:rPr>
          <w:rFonts w:hint="eastAsia"/>
        </w:rPr>
        <w:t>先求各标签的</w:t>
      </w:r>
      <w:r>
        <w:rPr>
          <w:rFonts w:hint="eastAsia"/>
        </w:rPr>
        <w:t>F</w:t>
      </w:r>
      <w:r>
        <w:rPr>
          <w:rFonts w:hint="eastAsia"/>
        </w:rPr>
        <w:t>值再对所有标签取平均，</w:t>
      </w:r>
      <w:r>
        <w:rPr>
          <w:rFonts w:hint="eastAsia"/>
        </w:rPr>
        <w:t>F-measuresmicro</w:t>
      </w:r>
      <w:r>
        <w:rPr>
          <w:rFonts w:hint="eastAsia"/>
        </w:rPr>
        <w:t>先取所有标签各指标之和，然后在所有标签的整体上求</w:t>
      </w:r>
      <w:r>
        <w:rPr>
          <w:rFonts w:hint="eastAsia"/>
        </w:rPr>
        <w:t>F</w:t>
      </w:r>
      <w:r>
        <w:rPr>
          <w:rFonts w:hint="eastAsia"/>
        </w:rPr>
        <w:t>值，两者结合起来从宏观、微观两方面度量多标签分类的准确度。</w:t>
      </w:r>
    </w:p>
    <w:p w:rsidR="00850CD0" w:rsidRDefault="00850CD0" w:rsidP="00850CD0">
      <w:pPr>
        <w:ind w:firstLine="480"/>
      </w:pPr>
      <w:r>
        <w:rPr>
          <w:rFonts w:hint="eastAsia"/>
        </w:rPr>
        <w:t>为了评估多标签均衡性算法对分类效果产生的不同影响，本次实验选取了常用的多标签分类算法</w:t>
      </w:r>
      <w:r>
        <w:rPr>
          <w:rFonts w:hint="eastAsia"/>
        </w:rPr>
        <w:t>BR</w:t>
      </w:r>
      <w:r>
        <w:rPr>
          <w:rFonts w:hint="eastAsia"/>
        </w:rPr>
        <w:t>、</w:t>
      </w:r>
      <w:r>
        <w:rPr>
          <w:rFonts w:hint="eastAsia"/>
        </w:rPr>
        <w:t>ML-KNN</w:t>
      </w:r>
      <w:r>
        <w:rPr>
          <w:rFonts w:hint="eastAsia"/>
        </w:rPr>
        <w:t>、</w:t>
      </w:r>
      <w:r>
        <w:rPr>
          <w:rFonts w:hint="eastAsia"/>
        </w:rPr>
        <w:t>HOMER</w:t>
      </w:r>
      <w:r>
        <w:rPr>
          <w:rFonts w:hint="eastAsia"/>
        </w:rPr>
        <w:t>对采样后的数据集进行分类学习，并以</w:t>
      </w:r>
      <w:r>
        <w:rPr>
          <w:rFonts w:hint="eastAsia"/>
        </w:rPr>
        <w:t>J48</w:t>
      </w:r>
      <w:r>
        <w:rPr>
          <w:rFonts w:hint="eastAsia"/>
        </w:rPr>
        <w:t>、</w:t>
      </w:r>
      <w:r>
        <w:rPr>
          <w:rFonts w:hint="eastAsia"/>
        </w:rPr>
        <w:lastRenderedPageBreak/>
        <w:t>SVM</w:t>
      </w:r>
      <w:r>
        <w:rPr>
          <w:rFonts w:hint="eastAsia"/>
        </w:rPr>
        <w:t>、</w:t>
      </w:r>
      <w:r>
        <w:rPr>
          <w:rFonts w:hint="eastAsia"/>
        </w:rPr>
        <w:t>logistic</w:t>
      </w:r>
      <w:r>
        <w:rPr>
          <w:rFonts w:hint="eastAsia"/>
        </w:rPr>
        <w:t>算法作为基分类器，同时，本次实验采用</w:t>
      </w:r>
      <w:r>
        <w:rPr>
          <w:rFonts w:hint="eastAsia"/>
        </w:rPr>
        <w:t>ML-RUS</w:t>
      </w:r>
      <w:r>
        <w:rPr>
          <w:rFonts w:hint="eastAsia"/>
        </w:rPr>
        <w:t>、</w:t>
      </w:r>
      <w:r>
        <w:rPr>
          <w:rFonts w:hint="eastAsia"/>
        </w:rPr>
        <w:t>ML-SMOTE</w:t>
      </w:r>
      <w:r>
        <w:rPr>
          <w:rFonts w:hint="eastAsia"/>
        </w:rPr>
        <w:t>算法与</w:t>
      </w:r>
      <w:r>
        <w:rPr>
          <w:rFonts w:hint="eastAsia"/>
        </w:rPr>
        <w:t>ML-DARS</w:t>
      </w:r>
      <w:r>
        <w:rPr>
          <w:rFonts w:hint="eastAsia"/>
        </w:rPr>
        <w:t>算法作对比，其中涉及到求近邻算法，其</w:t>
      </w:r>
      <w:r>
        <w:rPr>
          <w:rFonts w:hint="eastAsia"/>
        </w:rPr>
        <w:t>k</w:t>
      </w:r>
      <w:r>
        <w:rPr>
          <w:rFonts w:hint="eastAsia"/>
        </w:rPr>
        <w:t>值均为</w:t>
      </w:r>
      <w:r>
        <w:rPr>
          <w:rFonts w:hint="eastAsia"/>
        </w:rPr>
        <w:t>5</w:t>
      </w:r>
      <w:r>
        <w:rPr>
          <w:rFonts w:hint="eastAsia"/>
        </w:rPr>
        <w:t>，通过不同的性能评价指标来评价算法的好坏。</w:t>
      </w:r>
    </w:p>
    <w:p w:rsidR="00850CD0" w:rsidRDefault="00850CD0" w:rsidP="00850CD0">
      <w:pPr>
        <w:pStyle w:val="3"/>
      </w:pPr>
      <w:bookmarkStart w:id="390" w:name="_Toc511730106"/>
      <w:bookmarkStart w:id="391" w:name="_Toc511756939"/>
      <w:r w:rsidRPr="00850CD0">
        <w:rPr>
          <w:rFonts w:hint="eastAsia"/>
        </w:rPr>
        <w:t>实验结果分析</w:t>
      </w:r>
      <w:bookmarkEnd w:id="390"/>
      <w:bookmarkEnd w:id="391"/>
    </w:p>
    <w:p w:rsidR="00850CD0" w:rsidRDefault="00850CD0" w:rsidP="00850CD0">
      <w:pPr>
        <w:ind w:firstLine="480"/>
      </w:pPr>
      <w:r>
        <w:rPr>
          <w:rFonts w:hint="eastAsia"/>
        </w:rPr>
        <w:t>为了验证</w:t>
      </w:r>
      <w:r>
        <w:rPr>
          <w:rFonts w:hint="eastAsia"/>
        </w:rPr>
        <w:t>ML-DARS</w:t>
      </w:r>
      <w:r>
        <w:rPr>
          <w:rFonts w:hint="eastAsia"/>
        </w:rPr>
        <w:t>算法的有效性，首先对心血管疾病数据集利用算法</w:t>
      </w:r>
      <w:r>
        <w:rPr>
          <w:rFonts w:hint="eastAsia"/>
        </w:rPr>
        <w:t>ML-RUS</w:t>
      </w:r>
      <w:r>
        <w:rPr>
          <w:rFonts w:hint="eastAsia"/>
        </w:rPr>
        <w:t>、</w:t>
      </w:r>
      <w:r>
        <w:rPr>
          <w:rFonts w:hint="eastAsia"/>
        </w:rPr>
        <w:t>ML-SMOTE</w:t>
      </w:r>
      <w:r>
        <w:rPr>
          <w:rFonts w:hint="eastAsia"/>
        </w:rPr>
        <w:t>、</w:t>
      </w:r>
      <w:r>
        <w:rPr>
          <w:rFonts w:hint="eastAsia"/>
        </w:rPr>
        <w:t>ML-DARS</w:t>
      </w:r>
      <w:r>
        <w:rPr>
          <w:rFonts w:hint="eastAsia"/>
        </w:rPr>
        <w:t>算法进行了重采样，通过不同的分类器得到最终的结果如表</w:t>
      </w:r>
      <w:r>
        <w:rPr>
          <w:rFonts w:hint="eastAsia"/>
        </w:rPr>
        <w:t>4-2</w:t>
      </w:r>
      <w:r>
        <w:rPr>
          <w:rFonts w:hint="eastAsia"/>
        </w:rPr>
        <w:t>、表</w:t>
      </w:r>
      <w:r>
        <w:rPr>
          <w:rFonts w:hint="eastAsia"/>
        </w:rPr>
        <w:t>4-3</w:t>
      </w:r>
      <w:r>
        <w:rPr>
          <w:rFonts w:hint="eastAsia"/>
        </w:rPr>
        <w:t>所示，</w:t>
      </w:r>
      <w:r>
        <w:rPr>
          <w:rFonts w:hint="eastAsia"/>
        </w:rPr>
        <w:t xml:space="preserve"> ML-DARS</w:t>
      </w:r>
      <w:r>
        <w:rPr>
          <w:rFonts w:hint="eastAsia"/>
        </w:rPr>
        <w:t>算法得到的结果普遍优于</w:t>
      </w:r>
      <w:r>
        <w:rPr>
          <w:rFonts w:hint="eastAsia"/>
        </w:rPr>
        <w:t>ML-RUS</w:t>
      </w:r>
      <w:r>
        <w:rPr>
          <w:rFonts w:hint="eastAsia"/>
        </w:rPr>
        <w:t>和</w:t>
      </w:r>
      <w:r>
        <w:rPr>
          <w:rFonts w:hint="eastAsia"/>
        </w:rPr>
        <w:t>ML-SMOTE</w:t>
      </w:r>
      <w:r>
        <w:rPr>
          <w:rFonts w:hint="eastAsia"/>
        </w:rPr>
        <w:t>，特别是在</w:t>
      </w:r>
      <w:r>
        <w:rPr>
          <w:rFonts w:hint="eastAsia"/>
        </w:rPr>
        <w:t>SubAccuracy</w:t>
      </w:r>
      <w:r>
        <w:rPr>
          <w:rFonts w:hint="eastAsia"/>
        </w:rPr>
        <w:t>指标上十分明显，在</w:t>
      </w:r>
      <w:r>
        <w:rPr>
          <w:rFonts w:hint="eastAsia"/>
        </w:rPr>
        <w:t>BR-SVM</w:t>
      </w:r>
      <w:r>
        <w:rPr>
          <w:rFonts w:hint="eastAsia"/>
        </w:rPr>
        <w:t>上的</w:t>
      </w:r>
      <w:r>
        <w:rPr>
          <w:rFonts w:hint="eastAsia"/>
        </w:rPr>
        <w:t>F-measuremacro</w:t>
      </w:r>
      <w:r>
        <w:rPr>
          <w:rFonts w:hint="eastAsia"/>
        </w:rPr>
        <w:t>表现稍差，而</w:t>
      </w:r>
      <w:r>
        <w:rPr>
          <w:rFonts w:hint="eastAsia"/>
        </w:rPr>
        <w:t>ML-RUS</w:t>
      </w:r>
      <w:r>
        <w:rPr>
          <w:rFonts w:hint="eastAsia"/>
        </w:rPr>
        <w:t>算法的表现效果整体要略优于</w:t>
      </w:r>
      <w:r>
        <w:rPr>
          <w:rFonts w:hint="eastAsia"/>
        </w:rPr>
        <w:t>ML-SMOTE</w:t>
      </w:r>
      <w:r>
        <w:rPr>
          <w:rFonts w:hint="eastAsia"/>
        </w:rPr>
        <w:t>算法，也就是说直接采用</w:t>
      </w:r>
      <w:r>
        <w:rPr>
          <w:rFonts w:hint="eastAsia"/>
        </w:rPr>
        <w:t>ML-SMOTE</w:t>
      </w:r>
      <w:r>
        <w:rPr>
          <w:rFonts w:hint="eastAsia"/>
        </w:rPr>
        <w:t>算法不能有效解决心血管疾病数据集中的类别不均衡问题。</w:t>
      </w:r>
    </w:p>
    <w:p w:rsidR="00850CD0" w:rsidRDefault="00850CD0" w:rsidP="00850CD0">
      <w:pPr>
        <w:ind w:firstLine="480"/>
      </w:pPr>
      <w:r>
        <w:rPr>
          <w:rFonts w:hint="eastAsia"/>
        </w:rPr>
        <w:t>针对公共数据集，如图</w:t>
      </w:r>
      <w:r>
        <w:rPr>
          <w:rFonts w:hint="eastAsia"/>
        </w:rPr>
        <w:t>4-1</w:t>
      </w:r>
      <w:r>
        <w:rPr>
          <w:rFonts w:hint="eastAsia"/>
        </w:rPr>
        <w:t>、</w:t>
      </w:r>
      <w:r>
        <w:rPr>
          <w:rFonts w:hint="eastAsia"/>
        </w:rPr>
        <w:t>4-2</w:t>
      </w:r>
      <w:r>
        <w:rPr>
          <w:rFonts w:hint="eastAsia"/>
        </w:rPr>
        <w:t>、</w:t>
      </w:r>
      <w:r>
        <w:rPr>
          <w:rFonts w:hint="eastAsia"/>
        </w:rPr>
        <w:t>4-3</w:t>
      </w:r>
      <w:r>
        <w:rPr>
          <w:rFonts w:hint="eastAsia"/>
        </w:rPr>
        <w:t>所示，</w:t>
      </w:r>
      <w:r>
        <w:rPr>
          <w:rFonts w:hint="eastAsia"/>
        </w:rPr>
        <w:t>ML-DARS</w:t>
      </w:r>
      <w:r>
        <w:rPr>
          <w:rFonts w:hint="eastAsia"/>
        </w:rPr>
        <w:t>算法在</w:t>
      </w:r>
      <w:r>
        <w:rPr>
          <w:rFonts w:hint="eastAsia"/>
        </w:rPr>
        <w:t>Hamming-Loss</w:t>
      </w:r>
      <w:r>
        <w:rPr>
          <w:rFonts w:hint="eastAsia"/>
        </w:rPr>
        <w:t>上总体小于</w:t>
      </w:r>
      <w:r>
        <w:rPr>
          <w:rFonts w:hint="eastAsia"/>
        </w:rPr>
        <w:t>ML-RUS</w:t>
      </w:r>
      <w:r>
        <w:rPr>
          <w:rFonts w:hint="eastAsia"/>
        </w:rPr>
        <w:t>、</w:t>
      </w:r>
      <w:r>
        <w:rPr>
          <w:rFonts w:hint="eastAsia"/>
        </w:rPr>
        <w:t>ML-SMOTE</w:t>
      </w:r>
      <w:r>
        <w:rPr>
          <w:rFonts w:hint="eastAsia"/>
        </w:rPr>
        <w:t>算法，</w:t>
      </w:r>
      <w:r>
        <w:rPr>
          <w:rFonts w:hint="eastAsia"/>
        </w:rPr>
        <w:t xml:space="preserve"> </w:t>
      </w:r>
      <w:r>
        <w:rPr>
          <w:rFonts w:hint="eastAsia"/>
        </w:rPr>
        <w:t>由于</w:t>
      </w:r>
      <w:r>
        <w:rPr>
          <w:rFonts w:hint="eastAsia"/>
        </w:rPr>
        <w:t xml:space="preserve">chronic </w:t>
      </w:r>
      <w:r>
        <w:rPr>
          <w:rFonts w:hint="eastAsia"/>
        </w:rPr>
        <w:t>、</w:t>
      </w:r>
      <w:r>
        <w:rPr>
          <w:rFonts w:hint="eastAsia"/>
        </w:rPr>
        <w:t>emotions</w:t>
      </w:r>
      <w:r>
        <w:rPr>
          <w:rFonts w:hint="eastAsia"/>
        </w:rPr>
        <w:t>数据集本身就较为均衡，所以</w:t>
      </w:r>
      <w:r>
        <w:rPr>
          <w:rFonts w:hint="eastAsia"/>
        </w:rPr>
        <w:t>ML-DARS</w:t>
      </w:r>
      <w:r>
        <w:rPr>
          <w:rFonts w:hint="eastAsia"/>
        </w:rPr>
        <w:t>算法的表现并不明显，但依然可以看出该算法与其他两种算法不分高低，除了对于</w:t>
      </w:r>
      <w:r>
        <w:rPr>
          <w:rFonts w:hint="eastAsia"/>
        </w:rPr>
        <w:t>F-measuremicro</w:t>
      </w:r>
      <w:r>
        <w:rPr>
          <w:rFonts w:hint="eastAsia"/>
        </w:rPr>
        <w:t>指标，</w:t>
      </w:r>
      <w:r>
        <w:rPr>
          <w:rFonts w:hint="eastAsia"/>
        </w:rPr>
        <w:t>ML-DARS</w:t>
      </w:r>
      <w:r>
        <w:rPr>
          <w:rFonts w:hint="eastAsia"/>
        </w:rPr>
        <w:t>算法在</w:t>
      </w:r>
      <w:r>
        <w:rPr>
          <w:rFonts w:hint="eastAsia"/>
        </w:rPr>
        <w:t>emotions</w:t>
      </w:r>
      <w:r>
        <w:rPr>
          <w:rFonts w:hint="eastAsia"/>
        </w:rPr>
        <w:t>数据集上表现较</w:t>
      </w:r>
      <w:r>
        <w:rPr>
          <w:rFonts w:hint="eastAsia"/>
        </w:rPr>
        <w:t>ML-SMOTE</w:t>
      </w:r>
      <w:r>
        <w:rPr>
          <w:rFonts w:hint="eastAsia"/>
        </w:rPr>
        <w:t>算法差一点，其他方面表现都略高。</w:t>
      </w:r>
    </w:p>
    <w:p w:rsidR="00850CD0" w:rsidRPr="00850CD0" w:rsidRDefault="00850CD0" w:rsidP="00850CD0">
      <w:pPr>
        <w:spacing w:beforeLines="50" w:before="120"/>
        <w:ind w:firstLine="480"/>
        <w:jc w:val="center"/>
      </w:pPr>
      <w:commentRangeStart w:id="392"/>
      <w:r>
        <w:rPr>
          <w:rFonts w:hint="eastAsia"/>
        </w:rPr>
        <w:t>表</w:t>
      </w:r>
      <w:r>
        <w:rPr>
          <w:rFonts w:hint="eastAsia"/>
        </w:rPr>
        <w:t xml:space="preserve">4-2  </w:t>
      </w:r>
      <w:commentRangeEnd w:id="392"/>
      <w:r w:rsidR="00F3765F">
        <w:rPr>
          <w:rStyle w:val="af8"/>
        </w:rPr>
        <w:commentReference w:id="392"/>
      </w:r>
      <w:r>
        <w:rPr>
          <w:rFonts w:hint="eastAsia"/>
        </w:rPr>
        <w:t>ML-DARS</w:t>
      </w:r>
      <w:r>
        <w:rPr>
          <w:rFonts w:hint="eastAsia"/>
        </w:rPr>
        <w:t>算法在心血管疾病数据集性能比较</w:t>
      </w:r>
    </w:p>
    <w:tbl>
      <w:tblPr>
        <w:tblW w:w="82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2"/>
        <w:gridCol w:w="945"/>
        <w:gridCol w:w="1422"/>
        <w:gridCol w:w="993"/>
        <w:gridCol w:w="1050"/>
        <w:gridCol w:w="1365"/>
        <w:gridCol w:w="1122"/>
      </w:tblGrid>
      <w:tr w:rsidR="00850CD0" w:rsidRPr="00850CD0" w:rsidTr="00DE7871">
        <w:trPr>
          <w:trHeight w:val="282"/>
          <w:jc w:val="center"/>
        </w:trPr>
        <w:tc>
          <w:tcPr>
            <w:tcW w:w="1322" w:type="dxa"/>
            <w:vMerge w:val="restart"/>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C</w:t>
            </w:r>
            <w:r w:rsidRPr="00850CD0">
              <w:rPr>
                <w:rFonts w:ascii="Calibri" w:hAnsi="Calibri" w:hint="eastAsia"/>
                <w:szCs w:val="24"/>
              </w:rPr>
              <w:t>lassifier Algorithm</w:t>
            </w:r>
          </w:p>
        </w:tc>
        <w:tc>
          <w:tcPr>
            <w:tcW w:w="3360"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Hamming-Loss</w:t>
            </w:r>
          </w:p>
        </w:tc>
        <w:tc>
          <w:tcPr>
            <w:tcW w:w="3537"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szCs w:val="24"/>
              </w:rPr>
              <w:t>Sub</w:t>
            </w:r>
            <w:r w:rsidRPr="00850CD0">
              <w:rPr>
                <w:rFonts w:ascii="Calibri" w:hAnsi="Calibri" w:hint="eastAsia"/>
                <w:szCs w:val="24"/>
              </w:rPr>
              <w:t>Ac</w:t>
            </w:r>
            <w:r w:rsidRPr="00850CD0">
              <w:rPr>
                <w:rFonts w:ascii="Calibri" w:hAnsi="Calibri"/>
                <w:szCs w:val="24"/>
              </w:rPr>
              <w:t>curacy</w:t>
            </w:r>
          </w:p>
        </w:tc>
      </w:tr>
      <w:tr w:rsidR="00850CD0" w:rsidRPr="00850CD0" w:rsidTr="00DE7871">
        <w:trPr>
          <w:trHeight w:val="487"/>
          <w:jc w:val="center"/>
        </w:trPr>
        <w:tc>
          <w:tcPr>
            <w:tcW w:w="1322" w:type="dxa"/>
            <w:vMerge/>
            <w:shd w:val="clear" w:color="auto" w:fill="auto"/>
          </w:tcPr>
          <w:p w:rsidR="00850CD0" w:rsidRPr="00850CD0" w:rsidRDefault="00850CD0" w:rsidP="00DE7871">
            <w:pPr>
              <w:spacing w:line="240" w:lineRule="auto"/>
              <w:ind w:firstLineChars="0" w:firstLine="0"/>
              <w:rPr>
                <w:rFonts w:ascii="Calibri" w:hAnsi="Calibri"/>
                <w:szCs w:val="24"/>
              </w:rPr>
            </w:pP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r>
      <w:tr w:rsidR="00850CD0" w:rsidRPr="00850CD0" w:rsidTr="00DE7871">
        <w:trPr>
          <w:trHeight w:val="536"/>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BR-Logistic</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0.0859</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0.0900</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0.0675</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0.4639</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0.4424</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0.5747</w:t>
            </w:r>
          </w:p>
        </w:tc>
      </w:tr>
      <w:tr w:rsidR="00850CD0" w:rsidRPr="00850CD0" w:rsidTr="00DE7871">
        <w:trPr>
          <w:trHeight w:val="564"/>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w:t>
            </w:r>
            <w:r w:rsidRPr="00850CD0">
              <w:rPr>
                <w:rFonts w:ascii="Calibri" w:hAnsi="Calibri" w:hint="eastAsia"/>
                <w:szCs w:val="24"/>
              </w:rPr>
              <w:t>J</w:t>
            </w:r>
            <w:r w:rsidRPr="00850CD0">
              <w:rPr>
                <w:rFonts w:ascii="Calibri" w:hAnsi="Calibri"/>
                <w:szCs w:val="24"/>
              </w:rPr>
              <w:t>48</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0.1518</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0.1532</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0.0743</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0.2425</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0.2184</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0.5440</w:t>
            </w:r>
          </w:p>
        </w:tc>
      </w:tr>
      <w:tr w:rsidR="00850CD0" w:rsidRPr="00850CD0" w:rsidTr="00DE7871">
        <w:trPr>
          <w:trHeight w:val="536"/>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BR-SV</w:t>
            </w:r>
            <w:r w:rsidRPr="00850CD0">
              <w:rPr>
                <w:rFonts w:ascii="Calibri" w:hAnsi="Calibri" w:hint="eastAsia"/>
                <w:szCs w:val="24"/>
              </w:rPr>
              <w:t>M</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0.0787</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0.0848</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0.0674</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0.4837</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0.4541</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0.5695</w:t>
            </w:r>
          </w:p>
        </w:tc>
      </w:tr>
      <w:tr w:rsidR="00850CD0" w:rsidRPr="00850CD0" w:rsidTr="00DE7871">
        <w:trPr>
          <w:trHeight w:val="536"/>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HOMER</w:t>
            </w:r>
            <w:r w:rsidRPr="00850CD0">
              <w:rPr>
                <w:rFonts w:ascii="Calibri" w:hAnsi="Calibri" w:hint="eastAsia"/>
                <w:szCs w:val="24"/>
              </w:rPr>
              <w:t>-j48</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0.1909</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0.1878</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0.0854</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0.1638</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0.1600</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0.5076</w:t>
            </w:r>
          </w:p>
        </w:tc>
      </w:tr>
      <w:tr w:rsidR="00850CD0" w:rsidRPr="00850CD0" w:rsidTr="00DE7871">
        <w:trPr>
          <w:trHeight w:val="564"/>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MLKNN</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0.1082</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0.1471</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0.0833</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0.3664</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0.2401</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0.5147</w:t>
            </w:r>
          </w:p>
        </w:tc>
      </w:tr>
    </w:tbl>
    <w:p w:rsidR="00850CD0" w:rsidRDefault="00850CD0" w:rsidP="00850CD0">
      <w:pPr>
        <w:spacing w:beforeLines="50" w:before="120"/>
        <w:ind w:firstLine="480"/>
        <w:jc w:val="center"/>
      </w:pPr>
      <w:r w:rsidRPr="00850CD0">
        <w:rPr>
          <w:rFonts w:hint="eastAsia"/>
        </w:rPr>
        <w:t>表</w:t>
      </w:r>
      <w:r w:rsidRPr="00850CD0">
        <w:rPr>
          <w:rFonts w:hint="eastAsia"/>
        </w:rPr>
        <w:t>4-3  ML-DARS</w:t>
      </w:r>
      <w:r w:rsidRPr="00850CD0">
        <w:rPr>
          <w:rFonts w:hint="eastAsia"/>
        </w:rPr>
        <w:t>算法在心血管疾病数据集性能比较</w:t>
      </w:r>
    </w:p>
    <w:tbl>
      <w:tblPr>
        <w:tblW w:w="8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4"/>
        <w:gridCol w:w="991"/>
        <w:gridCol w:w="1235"/>
        <w:gridCol w:w="1063"/>
        <w:gridCol w:w="991"/>
        <w:gridCol w:w="1235"/>
        <w:gridCol w:w="1063"/>
      </w:tblGrid>
      <w:tr w:rsidR="00850CD0" w:rsidRPr="00850CD0" w:rsidTr="00DE7871">
        <w:trPr>
          <w:trHeight w:val="503"/>
          <w:jc w:val="center"/>
        </w:trPr>
        <w:tc>
          <w:tcPr>
            <w:tcW w:w="1684" w:type="dxa"/>
            <w:vMerge w:val="restart"/>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C</w:t>
            </w:r>
            <w:r w:rsidRPr="00850CD0">
              <w:rPr>
                <w:rFonts w:ascii="Calibri" w:hAnsi="Calibri" w:hint="eastAsia"/>
                <w:szCs w:val="24"/>
              </w:rPr>
              <w:t>lassifier Algorithm</w:t>
            </w:r>
          </w:p>
        </w:tc>
        <w:tc>
          <w:tcPr>
            <w:tcW w:w="3289"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F-measure</w:t>
            </w:r>
            <w:r w:rsidRPr="00850CD0">
              <w:rPr>
                <w:rFonts w:ascii="Calibri" w:hAnsi="Calibri" w:hint="eastAsia"/>
                <w:szCs w:val="24"/>
                <w:vertAlign w:val="subscript"/>
              </w:rPr>
              <w:t>micro</w:t>
            </w:r>
          </w:p>
        </w:tc>
        <w:tc>
          <w:tcPr>
            <w:tcW w:w="3289"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vertAlign w:val="subscript"/>
              </w:rPr>
            </w:pPr>
            <w:r w:rsidRPr="00850CD0">
              <w:rPr>
                <w:rFonts w:ascii="Calibri" w:hAnsi="Calibri" w:hint="eastAsia"/>
                <w:szCs w:val="24"/>
              </w:rPr>
              <w:t>F-measure</w:t>
            </w:r>
            <w:r w:rsidRPr="00850CD0">
              <w:rPr>
                <w:rFonts w:ascii="Calibri" w:hAnsi="Calibri" w:hint="eastAsia"/>
                <w:szCs w:val="24"/>
                <w:vertAlign w:val="subscript"/>
              </w:rPr>
              <w:t>macro</w:t>
            </w:r>
          </w:p>
        </w:tc>
      </w:tr>
      <w:tr w:rsidR="00850CD0" w:rsidRPr="00850CD0" w:rsidTr="00DE7871">
        <w:trPr>
          <w:trHeight w:val="465"/>
          <w:jc w:val="center"/>
        </w:trPr>
        <w:tc>
          <w:tcPr>
            <w:tcW w:w="1684" w:type="dxa"/>
            <w:vMerge/>
            <w:shd w:val="clear" w:color="auto" w:fill="auto"/>
          </w:tcPr>
          <w:p w:rsidR="00850CD0" w:rsidRPr="00850CD0" w:rsidRDefault="00850CD0" w:rsidP="00DE7871">
            <w:pPr>
              <w:spacing w:line="240" w:lineRule="auto"/>
              <w:ind w:firstLineChars="0" w:firstLine="0"/>
              <w:rPr>
                <w:rFonts w:ascii="Calibri" w:hAnsi="Calibri"/>
                <w:szCs w:val="24"/>
              </w:rPr>
            </w:pP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BR-Logistic</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0.7506</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0.7427</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0.7817</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0.3377</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0.3174</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0.3250</w:t>
            </w:r>
          </w:p>
        </w:tc>
      </w:tr>
      <w:tr w:rsidR="00850CD0" w:rsidRPr="00850CD0" w:rsidTr="00DE7871">
        <w:trPr>
          <w:trHeight w:val="496"/>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BR-j48</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0.6282</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0.6256</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0.7742</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0.3013</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0.3016</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0.3983</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BR-SVM</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0.7664</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0.7555</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0.7802</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0.3158</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0.3145</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0.3098</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lastRenderedPageBreak/>
              <w:t>HOMER-j48</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0.5890</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0.5871</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0.7550</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0.2888</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0.2864</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0.4062</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MLKNN</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0.6910</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0.6178</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0.7345</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0.2428</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0.2373</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0.2837</w:t>
            </w:r>
          </w:p>
        </w:tc>
      </w:tr>
    </w:tbl>
    <w:p w:rsidR="00850CD0" w:rsidRPr="00850CD0" w:rsidRDefault="00850CD0" w:rsidP="00850CD0">
      <w:pPr>
        <w:spacing w:line="240" w:lineRule="auto"/>
        <w:ind w:firstLineChars="0" w:firstLine="0"/>
        <w:rPr>
          <w:rFonts w:ascii="Calibri" w:hAnsi="Calibri"/>
          <w:sz w:val="21"/>
          <w:szCs w:val="24"/>
        </w:rPr>
      </w:pPr>
    </w:p>
    <w:p w:rsidR="00850CD0" w:rsidRPr="00850CD0" w:rsidRDefault="009B0757" w:rsidP="009B0757">
      <w:pPr>
        <w:spacing w:line="240" w:lineRule="auto"/>
        <w:ind w:leftChars="200" w:left="480" w:firstLineChars="0" w:firstLine="0"/>
        <w:rPr>
          <w:rFonts w:ascii="Calibri" w:hAnsi="Calibri"/>
          <w:sz w:val="21"/>
          <w:szCs w:val="24"/>
        </w:rPr>
      </w:pPr>
      <w:r w:rsidRPr="00850CD0">
        <w:rPr>
          <w:rFonts w:ascii="Calibri" w:hAnsi="Calibri"/>
          <w:noProof/>
          <w:sz w:val="21"/>
          <w:szCs w:val="24"/>
        </w:rPr>
        <w:object w:dxaOrig="4081" w:dyaOrig="4613">
          <v:shape id="_x0000_i1127" type="#_x0000_t75" style="width:204.3pt;height:231.05pt" o:ole="">
            <v:imagedata r:id="rId120" o:title=""/>
            <o:lock v:ext="edit" aspectratio="f"/>
          </v:shape>
          <o:OLEObject Type="Embed" ProgID="Excel.Sheet.8" ShapeID="_x0000_i1127" DrawAspect="Content" ObjectID="_1585767085" r:id="rId121">
            <o:FieldCodes>\s</o:FieldCodes>
          </o:OLEObject>
        </w:object>
      </w:r>
      <w:r w:rsidRPr="00850CD0">
        <w:rPr>
          <w:rFonts w:ascii="Calibri" w:hAnsi="Calibri"/>
          <w:noProof/>
          <w:sz w:val="21"/>
          <w:szCs w:val="24"/>
        </w:rPr>
        <w:object w:dxaOrig="3931" w:dyaOrig="4658">
          <v:shape id="_x0000_i1128" type="#_x0000_t75" style="width:197.6pt;height:233.6pt" o:ole="">
            <v:imagedata r:id="rId122" o:title=""/>
            <o:lock v:ext="edit" aspectratio="f"/>
          </v:shape>
          <o:OLEObject Type="Embed" ProgID="Excel.Sheet.8" ShapeID="_x0000_i1128" DrawAspect="Content" ObjectID="_1585767086" r:id="rId123">
            <o:FieldCodes>\s</o:FieldCodes>
          </o:OLEObject>
        </w:object>
      </w:r>
    </w:p>
    <w:p w:rsidR="00850CD0" w:rsidRPr="00850CD0" w:rsidRDefault="00850CD0" w:rsidP="00850CD0">
      <w:pPr>
        <w:numPr>
          <w:ilvl w:val="0"/>
          <w:numId w:val="39"/>
        </w:numPr>
        <w:spacing w:line="240" w:lineRule="auto"/>
        <w:ind w:firstLineChars="0"/>
        <w:jc w:val="left"/>
        <w:rPr>
          <w:rFonts w:ascii="Calibri" w:hAnsi="Calibri"/>
          <w:sz w:val="21"/>
          <w:szCs w:val="24"/>
        </w:rPr>
      </w:pPr>
      <w:r w:rsidRPr="00850CD0">
        <w:rPr>
          <w:rFonts w:ascii="Calibri" w:hAnsi="Calibri"/>
          <w:sz w:val="21"/>
          <w:szCs w:val="24"/>
        </w:rPr>
        <w:t>C</w:t>
      </w:r>
      <w:r w:rsidRPr="00850CD0">
        <w:rPr>
          <w:rFonts w:ascii="Calibri" w:hAnsi="Calibri" w:hint="eastAsia"/>
          <w:sz w:val="21"/>
          <w:szCs w:val="24"/>
        </w:rPr>
        <w:t>hronic</w:t>
      </w:r>
      <w:r w:rsidRPr="00850CD0">
        <w:rPr>
          <w:rFonts w:ascii="Calibri" w:hAnsi="Calibri" w:hint="eastAsia"/>
          <w:sz w:val="21"/>
          <w:szCs w:val="24"/>
        </w:rPr>
        <w:t>数据集</w:t>
      </w:r>
      <w:r>
        <w:rPr>
          <w:rFonts w:ascii="Calibri" w:hAnsi="Calibri" w:hint="eastAsia"/>
          <w:sz w:val="21"/>
          <w:szCs w:val="24"/>
        </w:rPr>
        <w:t xml:space="preserve">                      </w:t>
      </w:r>
      <w:r w:rsidRPr="00850CD0">
        <w:rPr>
          <w:rFonts w:ascii="Calibri" w:hAnsi="Calibri" w:hint="eastAsia"/>
          <w:sz w:val="21"/>
          <w:szCs w:val="24"/>
        </w:rPr>
        <w:t xml:space="preserve"> </w:t>
      </w:r>
      <w:r>
        <w:rPr>
          <w:rFonts w:ascii="Calibri" w:hAnsi="Calibri" w:hint="eastAsia"/>
          <w:sz w:val="21"/>
          <w:szCs w:val="24"/>
        </w:rPr>
        <w:t>b)</w:t>
      </w:r>
      <w:r w:rsidRPr="00850CD0">
        <w:rPr>
          <w:rFonts w:ascii="Calibri" w:hAnsi="Calibri" w:hint="eastAsia"/>
          <w:sz w:val="21"/>
          <w:szCs w:val="24"/>
        </w:rPr>
        <w:t xml:space="preserve"> emotions</w:t>
      </w:r>
      <w:r w:rsidRPr="00850CD0">
        <w:rPr>
          <w:rFonts w:ascii="Calibri" w:hAnsi="Calibri" w:hint="eastAsia"/>
          <w:sz w:val="21"/>
          <w:szCs w:val="24"/>
        </w:rPr>
        <w:t>数据集</w:t>
      </w:r>
    </w:p>
    <w:p w:rsidR="00850CD0" w:rsidRPr="00850CD0" w:rsidRDefault="00850CD0" w:rsidP="009B0757">
      <w:pPr>
        <w:spacing w:beforeLines="50" w:before="120" w:afterLines="50" w:after="120" w:line="240" w:lineRule="auto"/>
        <w:ind w:firstLineChars="0" w:firstLine="0"/>
        <w:jc w:val="center"/>
        <w:rPr>
          <w:rFonts w:ascii="Calibri" w:hAnsi="Calibri"/>
          <w:sz w:val="21"/>
          <w:szCs w:val="24"/>
        </w:rPr>
      </w:pPr>
      <w:r w:rsidRPr="00850CD0">
        <w:rPr>
          <w:rFonts w:ascii="Calibri" w:hAnsi="Calibri" w:hint="eastAsia"/>
          <w:sz w:val="21"/>
          <w:szCs w:val="24"/>
        </w:rPr>
        <w:t>图</w:t>
      </w:r>
      <w:r w:rsidRPr="00850CD0">
        <w:rPr>
          <w:rFonts w:ascii="Calibri" w:hAnsi="Calibri" w:hint="eastAsia"/>
          <w:sz w:val="21"/>
          <w:szCs w:val="24"/>
        </w:rPr>
        <w:t xml:space="preserve">4-1   Hamming-Loss </w:t>
      </w:r>
      <w:r w:rsidRPr="00850CD0">
        <w:rPr>
          <w:rFonts w:ascii="Calibri" w:hAnsi="Calibri" w:hint="eastAsia"/>
          <w:sz w:val="21"/>
          <w:szCs w:val="24"/>
        </w:rPr>
        <w:t>性能比较</w:t>
      </w:r>
    </w:p>
    <w:p w:rsidR="00850CD0" w:rsidRPr="00850CD0" w:rsidRDefault="00850CD0" w:rsidP="005221AD">
      <w:pPr>
        <w:spacing w:line="240" w:lineRule="auto"/>
        <w:ind w:leftChars="200" w:left="976" w:hangingChars="236" w:hanging="496"/>
        <w:jc w:val="center"/>
        <w:rPr>
          <w:rFonts w:ascii="Calibri" w:hAnsi="Calibri"/>
          <w:sz w:val="21"/>
          <w:szCs w:val="24"/>
        </w:rPr>
      </w:pPr>
      <w:r w:rsidRPr="00850CD0">
        <w:rPr>
          <w:rFonts w:ascii="Calibri" w:hAnsi="Calibri"/>
          <w:noProof/>
          <w:sz w:val="21"/>
          <w:szCs w:val="24"/>
        </w:rPr>
        <w:object w:dxaOrig="4100" w:dyaOrig="4868">
          <v:shape id="图表 4" o:spid="_x0000_i1129" type="#_x0000_t75" style="width:205.1pt;height:243.65pt;visibility:visible" o:ole="">
            <v:imagedata r:id="rId124" o:title=""/>
            <o:lock v:ext="edit" aspectratio="f"/>
          </v:shape>
          <o:OLEObject Type="Embed" ProgID="Excel.Sheet.8" ShapeID="图表 4" DrawAspect="Content" ObjectID="_1585767087" r:id="rId125">
            <o:FieldCodes>\s</o:FieldCodes>
          </o:OLEObject>
        </w:object>
      </w:r>
      <w:r w:rsidR="001825D4">
        <w:rPr>
          <w:rFonts w:ascii="Calibri" w:hAnsi="Calibri"/>
          <w:noProof/>
          <w:sz w:val="21"/>
          <w:szCs w:val="24"/>
        </w:rPr>
        <w:pict>
          <v:shape id="图表 5" o:spid="_x0000_i1130" type="#_x0000_t75" style="width:199.25pt;height:242.8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">
            <v:imagedata r:id="rId126" o:title=""/>
            <o:lock v:ext="edit" aspectratio="f"/>
          </v:shape>
        </w:pict>
      </w:r>
    </w:p>
    <w:p w:rsidR="00850CD0" w:rsidRPr="00850CD0" w:rsidRDefault="009B0757" w:rsidP="00850CD0">
      <w:pPr>
        <w:spacing w:line="240" w:lineRule="auto"/>
        <w:ind w:firstLineChars="400" w:firstLine="840"/>
        <w:rPr>
          <w:rFonts w:ascii="Calibri" w:hAnsi="Calibri"/>
          <w:sz w:val="21"/>
          <w:szCs w:val="24"/>
        </w:rPr>
      </w:pPr>
      <w:r>
        <w:rPr>
          <w:rFonts w:ascii="Calibri" w:hAnsi="Calibri" w:hint="eastAsia"/>
          <w:sz w:val="21"/>
          <w:szCs w:val="24"/>
        </w:rPr>
        <w:t>a)</w:t>
      </w:r>
      <w:r w:rsidR="00850CD0" w:rsidRPr="00850CD0">
        <w:rPr>
          <w:rFonts w:ascii="Calibri" w:hAnsi="Calibri" w:hint="eastAsia"/>
          <w:sz w:val="21"/>
          <w:szCs w:val="24"/>
        </w:rPr>
        <w:t xml:space="preserve">      </w:t>
      </w:r>
      <w:r w:rsidRPr="009B0757">
        <w:rPr>
          <w:rFonts w:ascii="Calibri" w:hAnsi="Calibri" w:hint="eastAsia"/>
          <w:sz w:val="21"/>
          <w:szCs w:val="24"/>
        </w:rPr>
        <w:t>Chronic</w:t>
      </w:r>
      <w:r w:rsidRPr="009B0757">
        <w:rPr>
          <w:rFonts w:ascii="Calibri" w:hAnsi="Calibri" w:hint="eastAsia"/>
          <w:sz w:val="21"/>
          <w:szCs w:val="24"/>
        </w:rPr>
        <w:t>数据集</w:t>
      </w:r>
      <w:r w:rsidR="00850CD0" w:rsidRPr="00850CD0">
        <w:rPr>
          <w:rFonts w:ascii="Calibri" w:hAnsi="Calibri" w:hint="eastAsia"/>
          <w:sz w:val="21"/>
          <w:szCs w:val="24"/>
        </w:rPr>
        <w:t xml:space="preserve">                        </w:t>
      </w:r>
      <w:r>
        <w:rPr>
          <w:rFonts w:ascii="Calibri" w:hAnsi="Calibri" w:hint="eastAsia"/>
          <w:sz w:val="21"/>
          <w:szCs w:val="24"/>
        </w:rPr>
        <w:t xml:space="preserve">  b)</w:t>
      </w:r>
      <w:r w:rsidRPr="009B0757">
        <w:rPr>
          <w:rFonts w:ascii="Calibri" w:hAnsi="Calibri" w:hint="eastAsia"/>
          <w:sz w:val="21"/>
          <w:szCs w:val="24"/>
        </w:rPr>
        <w:t xml:space="preserve"> emotions</w:t>
      </w:r>
      <w:r w:rsidRPr="009B0757">
        <w:rPr>
          <w:rFonts w:ascii="Calibri" w:hAnsi="Calibri" w:hint="eastAsia"/>
          <w:sz w:val="21"/>
          <w:szCs w:val="24"/>
        </w:rPr>
        <w:t>数据集</w:t>
      </w:r>
    </w:p>
    <w:p w:rsidR="00850CD0" w:rsidRPr="00850CD0" w:rsidRDefault="009B0757" w:rsidP="009B0757">
      <w:pPr>
        <w:spacing w:beforeLines="50" w:before="120" w:afterLines="50" w:after="120" w:line="240" w:lineRule="auto"/>
        <w:ind w:firstLineChars="0" w:firstLine="0"/>
        <w:jc w:val="center"/>
        <w:rPr>
          <w:rFonts w:ascii="Calibri" w:hAnsi="Calibri"/>
          <w:sz w:val="21"/>
          <w:szCs w:val="24"/>
        </w:rPr>
      </w:pPr>
      <w:r w:rsidRPr="009B0757">
        <w:rPr>
          <w:rFonts w:ascii="Calibri" w:hAnsi="Calibri" w:hint="eastAsia"/>
          <w:sz w:val="21"/>
          <w:szCs w:val="24"/>
        </w:rPr>
        <w:t>图</w:t>
      </w:r>
      <w:r w:rsidRPr="009B0757">
        <w:rPr>
          <w:rFonts w:ascii="Calibri" w:hAnsi="Calibri" w:hint="eastAsia"/>
          <w:sz w:val="21"/>
          <w:szCs w:val="24"/>
        </w:rPr>
        <w:t xml:space="preserve">4-2   Accuracy </w:t>
      </w:r>
      <w:r w:rsidRPr="009B0757">
        <w:rPr>
          <w:rFonts w:ascii="Calibri" w:hAnsi="Calibri" w:hint="eastAsia"/>
          <w:sz w:val="21"/>
          <w:szCs w:val="24"/>
        </w:rPr>
        <w:t>性能比较</w:t>
      </w:r>
    </w:p>
    <w:p w:rsidR="00850CD0" w:rsidRPr="00850CD0" w:rsidRDefault="009B0757" w:rsidP="009B0757">
      <w:pPr>
        <w:spacing w:line="240" w:lineRule="auto"/>
        <w:ind w:leftChars="300" w:left="720" w:firstLineChars="0" w:firstLine="0"/>
        <w:rPr>
          <w:rFonts w:ascii="Calibri" w:hAnsi="Calibri"/>
          <w:sz w:val="21"/>
          <w:szCs w:val="24"/>
        </w:rPr>
      </w:pPr>
      <w:r w:rsidRPr="00850CD0">
        <w:rPr>
          <w:rFonts w:ascii="Calibri" w:hAnsi="Calibri"/>
          <w:noProof/>
          <w:sz w:val="21"/>
          <w:szCs w:val="24"/>
        </w:rPr>
        <w:object w:dxaOrig="4322" w:dyaOrig="4838">
          <v:shape id="_x0000_i1131" type="#_x0000_t75" style="width:3in;height:241.95pt" o:ole="">
            <v:imagedata r:id="rId127" o:title=""/>
            <o:lock v:ext="edit" aspectratio="f"/>
          </v:shape>
          <o:OLEObject Type="Embed" ProgID="Excel.Sheet.8" ShapeID="_x0000_i1131" DrawAspect="Content" ObjectID="_1585767088" r:id="rId128">
            <o:FieldCodes>\s</o:FieldCodes>
          </o:OLEObject>
        </w:object>
      </w:r>
      <w:r w:rsidRPr="00850CD0">
        <w:rPr>
          <w:rFonts w:ascii="Calibri" w:hAnsi="Calibri"/>
          <w:noProof/>
          <w:sz w:val="21"/>
          <w:szCs w:val="24"/>
        </w:rPr>
        <w:object w:dxaOrig="3675" w:dyaOrig="4845">
          <v:shape id="_x0000_i1132" type="#_x0000_t75" style="width:183.35pt;height:241.1pt" o:ole="">
            <v:imagedata r:id="rId129" o:title=""/>
            <o:lock v:ext="edit" aspectratio="f"/>
          </v:shape>
          <o:OLEObject Type="Embed" ProgID="Excel.Sheet.8" ShapeID="_x0000_i1132" DrawAspect="Content" ObjectID="_1585767089" r:id="rId130">
            <o:FieldCodes>\s</o:FieldCodes>
          </o:OLEObject>
        </w:object>
      </w:r>
    </w:p>
    <w:p w:rsidR="00850CD0" w:rsidRPr="00850CD0" w:rsidRDefault="009B0757" w:rsidP="009B0757">
      <w:pPr>
        <w:spacing w:line="240" w:lineRule="auto"/>
        <w:ind w:firstLineChars="400" w:firstLine="840"/>
        <w:rPr>
          <w:rFonts w:ascii="Calibri" w:hAnsi="Calibri"/>
          <w:sz w:val="21"/>
          <w:szCs w:val="24"/>
        </w:rPr>
      </w:pPr>
      <w:r>
        <w:rPr>
          <w:rFonts w:ascii="Calibri" w:hAnsi="Calibri" w:hint="eastAsia"/>
          <w:sz w:val="21"/>
          <w:szCs w:val="24"/>
        </w:rPr>
        <w:t>a)</w:t>
      </w:r>
      <w:r w:rsidR="00850CD0" w:rsidRPr="00850CD0">
        <w:rPr>
          <w:rFonts w:ascii="Calibri" w:hAnsi="Calibri"/>
          <w:sz w:val="21"/>
          <w:szCs w:val="24"/>
        </w:rPr>
        <w:t>C</w:t>
      </w:r>
      <w:r w:rsidR="00850CD0" w:rsidRPr="00850CD0">
        <w:rPr>
          <w:rFonts w:ascii="Calibri" w:hAnsi="Calibri" w:hint="eastAsia"/>
          <w:sz w:val="21"/>
          <w:szCs w:val="24"/>
        </w:rPr>
        <w:t xml:space="preserve">hronic </w:t>
      </w:r>
      <w:r w:rsidR="00850CD0" w:rsidRPr="00850CD0">
        <w:rPr>
          <w:rFonts w:ascii="Calibri" w:hAnsi="Calibri" w:hint="eastAsia"/>
          <w:sz w:val="21"/>
          <w:szCs w:val="24"/>
        </w:rPr>
        <w:t>数据集</w:t>
      </w:r>
      <w:r w:rsidR="00850CD0" w:rsidRPr="00850CD0">
        <w:rPr>
          <w:rFonts w:ascii="Calibri" w:hAnsi="Calibri" w:hint="eastAsia"/>
          <w:sz w:val="21"/>
          <w:szCs w:val="24"/>
        </w:rPr>
        <w:t xml:space="preserve">                              </w:t>
      </w:r>
      <w:r>
        <w:rPr>
          <w:rFonts w:ascii="Calibri" w:hAnsi="Calibri" w:hint="eastAsia"/>
          <w:sz w:val="21"/>
          <w:szCs w:val="24"/>
        </w:rPr>
        <w:t>b)</w:t>
      </w:r>
      <w:r w:rsidR="00850CD0" w:rsidRPr="00850CD0">
        <w:rPr>
          <w:rFonts w:ascii="Calibri" w:hAnsi="Calibri" w:hint="eastAsia"/>
          <w:sz w:val="21"/>
          <w:szCs w:val="24"/>
        </w:rPr>
        <w:t xml:space="preserve">emotions </w:t>
      </w:r>
      <w:r w:rsidR="00850CD0" w:rsidRPr="00850CD0">
        <w:rPr>
          <w:rFonts w:ascii="Calibri" w:hAnsi="Calibri" w:hint="eastAsia"/>
          <w:sz w:val="21"/>
          <w:szCs w:val="24"/>
        </w:rPr>
        <w:t>数据集</w:t>
      </w:r>
    </w:p>
    <w:p w:rsidR="00850CD0" w:rsidRPr="00850CD0" w:rsidRDefault="009B0757" w:rsidP="00850CD0">
      <w:pPr>
        <w:spacing w:beforeLines="50" w:before="120"/>
        <w:ind w:firstLine="480"/>
        <w:jc w:val="center"/>
      </w:pPr>
      <w:r w:rsidRPr="009B0757">
        <w:rPr>
          <w:rFonts w:hint="eastAsia"/>
        </w:rPr>
        <w:t>图</w:t>
      </w:r>
      <w:r w:rsidRPr="009B0757">
        <w:rPr>
          <w:rFonts w:hint="eastAsia"/>
        </w:rPr>
        <w:t>4-3   F-measuremicro</w:t>
      </w:r>
      <w:r w:rsidRPr="009B0757">
        <w:rPr>
          <w:rFonts w:hint="eastAsia"/>
        </w:rPr>
        <w:t>性能比较</w:t>
      </w:r>
    </w:p>
    <w:p w:rsidR="00740470" w:rsidRDefault="009B0757" w:rsidP="009B0757">
      <w:pPr>
        <w:pStyle w:val="2"/>
      </w:pPr>
      <w:bookmarkStart w:id="393" w:name="_Toc511730107"/>
      <w:bookmarkStart w:id="394" w:name="_Toc511756940"/>
      <w:r>
        <w:rPr>
          <w:rFonts w:hint="eastAsia"/>
        </w:rPr>
        <w:t>本章小结</w:t>
      </w:r>
      <w:bookmarkStart w:id="395" w:name="_Toc156291147"/>
      <w:bookmarkStart w:id="396" w:name="_Toc156291999"/>
      <w:bookmarkEnd w:id="360"/>
      <w:bookmarkEnd w:id="361"/>
      <w:bookmarkEnd w:id="393"/>
      <w:bookmarkEnd w:id="394"/>
      <w:bookmarkEnd w:id="395"/>
      <w:bookmarkEnd w:id="396"/>
    </w:p>
    <w:p w:rsidR="009B0757" w:rsidRDefault="009B0757" w:rsidP="009B0757">
      <w:pPr>
        <w:ind w:firstLine="480"/>
      </w:pPr>
      <w:r>
        <w:rPr>
          <w:rFonts w:hint="eastAsia"/>
        </w:rPr>
        <w:t>本章对多标签数据集不均衡性问题展开讨论，详细介绍了现有的且常用的多标签不均衡性方法</w:t>
      </w:r>
      <w:r>
        <w:rPr>
          <w:rFonts w:hint="eastAsia"/>
        </w:rPr>
        <w:t>ML-RUS</w:t>
      </w:r>
      <w:r>
        <w:rPr>
          <w:rFonts w:hint="eastAsia"/>
        </w:rPr>
        <w:t>、</w:t>
      </w:r>
      <w:r>
        <w:rPr>
          <w:rFonts w:hint="eastAsia"/>
        </w:rPr>
        <w:t>ML-SMOTE</w:t>
      </w:r>
      <w:r>
        <w:rPr>
          <w:rFonts w:hint="eastAsia"/>
        </w:rPr>
        <w:t>，并给出了算法伪代码。在此基础上，为了解决现有的多标签不均衡算法带来的大类样本采样过度造成的信息丢失而小类样本过采样造成的信息冗余，本章提出了一种多标签双重自适应采样算法</w:t>
      </w:r>
      <w:r>
        <w:rPr>
          <w:rFonts w:hint="eastAsia"/>
        </w:rPr>
        <w:t>ML-DARS</w:t>
      </w:r>
      <w:r>
        <w:rPr>
          <w:rFonts w:hint="eastAsia"/>
        </w:rPr>
        <w:t>，详细介绍了该算法的原理，并利用实际数据集进行了实验验证，与</w:t>
      </w:r>
      <w:r>
        <w:rPr>
          <w:rFonts w:hint="eastAsia"/>
        </w:rPr>
        <w:t>ML-RUS</w:t>
      </w:r>
      <w:r>
        <w:rPr>
          <w:rFonts w:hint="eastAsia"/>
        </w:rPr>
        <w:t>、</w:t>
      </w:r>
      <w:r>
        <w:rPr>
          <w:rFonts w:hint="eastAsia"/>
        </w:rPr>
        <w:t>ML-SMOTE</w:t>
      </w:r>
      <w:r>
        <w:rPr>
          <w:rFonts w:hint="eastAsia"/>
        </w:rPr>
        <w:t>算法进行对比分析，证明了</w:t>
      </w:r>
      <w:r>
        <w:rPr>
          <w:rFonts w:hint="eastAsia"/>
        </w:rPr>
        <w:t>ML-DARS</w:t>
      </w:r>
      <w:r>
        <w:rPr>
          <w:rFonts w:hint="eastAsia"/>
        </w:rPr>
        <w:t>算法能够获得更为均衡的数据集。</w:t>
      </w:r>
    </w:p>
    <w:p w:rsidR="009B0757" w:rsidRDefault="009B0757" w:rsidP="009B0757">
      <w:pPr>
        <w:ind w:firstLine="480"/>
      </w:pPr>
    </w:p>
    <w:p w:rsidR="009B0757" w:rsidRPr="009B0757" w:rsidRDefault="009B0757" w:rsidP="009B0757">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bookmarkStart w:id="397" w:name="_Toc156291149"/>
      <w:bookmarkStart w:id="398" w:name="_Toc156292001"/>
      <w:bookmarkStart w:id="399" w:name="_Toc163533797"/>
      <w:bookmarkEnd w:id="0"/>
    </w:p>
    <w:p w:rsidR="00740470" w:rsidRDefault="008F3C69" w:rsidP="008F3C69">
      <w:pPr>
        <w:pStyle w:val="1"/>
        <w:rPr>
          <w:ins w:id="400" w:author="weihy2018" w:date="2018-04-19T10:27:00Z"/>
        </w:rPr>
      </w:pPr>
      <w:bookmarkStart w:id="401" w:name="_Toc511730108"/>
      <w:bookmarkStart w:id="402" w:name="_Toc511756941"/>
      <w:bookmarkEnd w:id="397"/>
      <w:bookmarkEnd w:id="398"/>
      <w:bookmarkEnd w:id="399"/>
      <w:r w:rsidRPr="008F3C69">
        <w:rPr>
          <w:rFonts w:hint="eastAsia"/>
        </w:rPr>
        <w:lastRenderedPageBreak/>
        <w:t>基于混合策略的心血管疾病预测模型</w:t>
      </w:r>
      <w:bookmarkEnd w:id="401"/>
      <w:bookmarkEnd w:id="402"/>
    </w:p>
    <w:p w:rsidR="00E8344B" w:rsidRPr="00E8344B" w:rsidRDefault="00E8344B">
      <w:pPr>
        <w:ind w:firstLine="480"/>
        <w:pPrChange w:id="403" w:author="weihy2018" w:date="2018-04-19T10:27:00Z">
          <w:pPr>
            <w:pStyle w:val="1"/>
          </w:pPr>
        </w:pPrChange>
      </w:pPr>
      <w:ins w:id="404" w:author="weihy2018" w:date="2018-04-19T10:28:00Z">
        <w:r>
          <w:rPr>
            <w:rFonts w:hint="eastAsia"/>
          </w:rPr>
          <w:t>本章</w:t>
        </w:r>
        <w:r w:rsidRPr="00EA15B3">
          <w:rPr>
            <w:rFonts w:hint="eastAsia"/>
          </w:rPr>
          <w:t>采用基于混合策略的多标签学习框架，提出了</w:t>
        </w:r>
        <w:r w:rsidRPr="00EA15B3">
          <w:rPr>
            <w:rFonts w:hint="eastAsia"/>
          </w:rPr>
          <w:t>ML-KNN</w:t>
        </w:r>
        <w:r w:rsidRPr="00EA15B3">
          <w:rPr>
            <w:rFonts w:hint="eastAsia"/>
          </w:rPr>
          <w:t>算法和</w:t>
        </w:r>
        <w:r w:rsidRPr="00EA15B3">
          <w:rPr>
            <w:rFonts w:hint="eastAsia"/>
          </w:rPr>
          <w:t>RAKEL</w:t>
        </w:r>
        <w:r w:rsidRPr="00EA15B3">
          <w:rPr>
            <w:rFonts w:hint="eastAsia"/>
          </w:rPr>
          <w:t>算法相结合的多标签分类框架，建立</w:t>
        </w:r>
        <w:r>
          <w:rPr>
            <w:rFonts w:hint="eastAsia"/>
          </w:rPr>
          <w:t>了</w:t>
        </w:r>
        <w:r w:rsidRPr="00EA15B3">
          <w:rPr>
            <w:rFonts w:hint="eastAsia"/>
          </w:rPr>
          <w:t>心血管疾病预测模型</w:t>
        </w:r>
        <w:r>
          <w:rPr>
            <w:rFonts w:hint="eastAsia"/>
          </w:rPr>
          <w:t>。</w:t>
        </w:r>
      </w:ins>
    </w:p>
    <w:p w:rsidR="006822E9" w:rsidRDefault="00E8344B" w:rsidP="006822E9">
      <w:pPr>
        <w:pStyle w:val="2"/>
      </w:pPr>
      <w:bookmarkStart w:id="405" w:name="_Toc511730109"/>
      <w:bookmarkStart w:id="406" w:name="_Toc511756942"/>
      <w:ins w:id="407" w:author="weihy2018" w:date="2018-04-19T10:29:00Z">
        <w:r>
          <w:rPr>
            <w:rFonts w:hint="eastAsia"/>
          </w:rPr>
          <w:t>模型概述</w:t>
        </w:r>
      </w:ins>
      <w:del w:id="408" w:author="weihy2018" w:date="2018-04-19T10:29:00Z">
        <w:r w:rsidDel="00E8344B">
          <w:rPr>
            <w:rFonts w:hint="eastAsia"/>
          </w:rPr>
          <w:delText>引言</w:delText>
        </w:r>
      </w:del>
      <w:bookmarkEnd w:id="405"/>
      <w:bookmarkEnd w:id="406"/>
    </w:p>
    <w:p w:rsidR="005221AD" w:rsidRDefault="005221AD" w:rsidP="005221AD">
      <w:pPr>
        <w:ind w:firstLine="480"/>
      </w:pPr>
      <w:r>
        <w:rPr>
          <w:rFonts w:hint="eastAsia"/>
        </w:rPr>
        <w:t>目前已有的多标签分类算法在一定程度上很好的解决了不同应用场景下的分类预测问题，而心血管疾病数据集存在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5221AD" w:rsidRDefault="005221AD" w:rsidP="005221AD">
      <w:pPr>
        <w:ind w:firstLine="480"/>
      </w:pPr>
      <w:r>
        <w:rPr>
          <w:rFonts w:hint="eastAsia"/>
        </w:rPr>
        <w:t>基于近邻的标签信息来评估样本的隶属度，这种方法利用局部信息构造决策面，通过度量相似症状的患者患有的疾病来确定待预测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5221AD" w:rsidRPr="005221AD" w:rsidRDefault="005221AD" w:rsidP="005221AD">
      <w:pPr>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计算复杂度问题，又充分了标签间的相关性特点，是心血管疾病间相互关系挖掘的一大助力。基于此，本文结合</w:t>
      </w:r>
      <w:r>
        <w:rPr>
          <w:rFonts w:hint="eastAsia"/>
        </w:rPr>
        <w:t>ML-KNN</w:t>
      </w:r>
      <w:r>
        <w:rPr>
          <w:rFonts w:hint="eastAsia"/>
        </w:rPr>
        <w:t>和</w:t>
      </w:r>
      <w:r>
        <w:rPr>
          <w:rFonts w:hint="eastAsia"/>
        </w:rPr>
        <w:t>RAKEL</w:t>
      </w:r>
      <w:r>
        <w:rPr>
          <w:rFonts w:hint="eastAsia"/>
        </w:rPr>
        <w:t>算法的优势，提出了基于混合策略的多标签分类模型。</w:t>
      </w:r>
    </w:p>
    <w:p w:rsidR="006822E9" w:rsidRDefault="006822E9" w:rsidP="006822E9">
      <w:pPr>
        <w:pStyle w:val="2"/>
      </w:pPr>
      <w:bookmarkStart w:id="409" w:name="_Toc511730110"/>
      <w:bookmarkStart w:id="410" w:name="_Toc511756943"/>
      <w:r w:rsidRPr="006822E9">
        <w:rPr>
          <w:rFonts w:hint="eastAsia"/>
        </w:rPr>
        <w:t>基于混合策略的心血管疾病预测模型</w:t>
      </w:r>
      <w:bookmarkEnd w:id="409"/>
      <w:bookmarkEnd w:id="410"/>
    </w:p>
    <w:p w:rsidR="006822E9" w:rsidRDefault="00E732DF" w:rsidP="006822E9">
      <w:pPr>
        <w:pStyle w:val="3"/>
      </w:pPr>
      <w:bookmarkStart w:id="411" w:name="_Toc511730111"/>
      <w:bookmarkStart w:id="412" w:name="_Toc511756944"/>
      <w:r>
        <w:rPr>
          <w:rFonts w:hint="eastAsia"/>
        </w:rPr>
        <w:t>大规模数据分批训</w:t>
      </w:r>
      <w:commentRangeStart w:id="413"/>
      <w:r>
        <w:rPr>
          <w:rFonts w:hint="eastAsia"/>
        </w:rPr>
        <w:t>练策略</w:t>
      </w:r>
      <w:bookmarkEnd w:id="411"/>
      <w:bookmarkEnd w:id="412"/>
      <w:commentRangeEnd w:id="413"/>
      <w:r w:rsidR="00E8344B">
        <w:rPr>
          <w:rStyle w:val="af8"/>
          <w:bCs w:val="0"/>
          <w:snapToGrid/>
          <w:kern w:val="2"/>
        </w:rPr>
        <w:commentReference w:id="413"/>
      </w:r>
    </w:p>
    <w:p w:rsidR="005221AD" w:rsidRDefault="005221AD" w:rsidP="005221AD">
      <w:pPr>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所带来的大规模标签组合、数据极不均衡性问题的改进，在一定程度上降低了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5221AD" w:rsidRDefault="005221AD" w:rsidP="005221AD">
      <w:pPr>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w:t>
      </w:r>
      <w:r>
        <w:rPr>
          <w:rFonts w:hint="eastAsia"/>
        </w:rPr>
        <w:lastRenderedPageBreak/>
        <w:t>本的多次预测结果取均值，作为</w:t>
      </w:r>
      <w:r>
        <w:rPr>
          <w:rFonts w:hint="eastAsia"/>
        </w:rPr>
        <w:t>RAKEL</w:t>
      </w:r>
      <w:r>
        <w:rPr>
          <w:rFonts w:hint="eastAsia"/>
        </w:rPr>
        <w:t>训练过程中的测试样本预测结果。在这里划分数据子集并非随机，数据集的规模越大，目标标签对应的样本数目差异越大，数据越是不均衡，同样为了确保划分后的子集更为均衡，数据子集划分策略如下：</w:t>
      </w:r>
    </w:p>
    <w:p w:rsidR="005221AD" w:rsidRDefault="005221AD" w:rsidP="005221AD">
      <w:pPr>
        <w:ind w:firstLine="480"/>
      </w:pPr>
      <w:r>
        <w:rPr>
          <w:rFonts w:hint="eastAsia"/>
        </w:rPr>
        <w:t>首先，心血管疾病数据集按照小节</w:t>
      </w:r>
      <w:r>
        <w:rPr>
          <w:rFonts w:hint="eastAsia"/>
        </w:rPr>
        <w:t>2.3.2</w:t>
      </w:r>
      <w:r>
        <w:rPr>
          <w:rFonts w:hint="eastAsia"/>
        </w:rPr>
        <w:t>的划分标准，获得小类标签集合和大类标签集合，出现在小类标签集合的所有样本被看成是小类样本集合</w:t>
      </w:r>
      <w:r>
        <w:rPr>
          <w:rFonts w:hint="eastAsia"/>
        </w:rPr>
        <w:t>Dmin</w:t>
      </w:r>
      <w:r>
        <w:rPr>
          <w:rFonts w:hint="eastAsia"/>
        </w:rPr>
        <w:t>，其他的样本组成大类样本集合</w:t>
      </w:r>
      <w:r>
        <w:rPr>
          <w:rFonts w:hint="eastAsia"/>
        </w:rPr>
        <w:t>Dmax</w:t>
      </w:r>
      <w:r>
        <w:rPr>
          <w:rFonts w:hint="eastAsia"/>
        </w:rPr>
        <w:t>。</w:t>
      </w:r>
    </w:p>
    <w:p w:rsidR="005221AD" w:rsidRDefault="005221AD" w:rsidP="005221AD">
      <w:pPr>
        <w:ind w:firstLine="480"/>
      </w:pPr>
      <w:r>
        <w:rPr>
          <w:rFonts w:hint="eastAsia"/>
        </w:rPr>
        <w:t>然后，通过对心血管疾病数据集的试探，获得</w:t>
      </w:r>
      <w:r>
        <w:rPr>
          <w:rFonts w:hint="eastAsia"/>
        </w:rPr>
        <w:t>RAKEL</w:t>
      </w:r>
      <w:r>
        <w:rPr>
          <w:rFonts w:hint="eastAsia"/>
        </w:rPr>
        <w:t>算法大约一次能够处理的样本数目，记为</w:t>
      </w:r>
      <w:r>
        <w:rPr>
          <w:rFonts w:hint="eastAsia"/>
        </w:rPr>
        <w:t xml:space="preserve"> </w:t>
      </w:r>
      <w:r>
        <w:rPr>
          <w:rFonts w:hint="eastAsia"/>
        </w:rPr>
        <w:t>，即获得数据子集的大约估计。由于小类样本集中存在大类标签，而大类样本集中不存在小类标签，为得到更为均衡的数据集，将数据子集中的小类样本和大类样本比设为</w:t>
      </w:r>
      <w:r>
        <w:rPr>
          <w:rFonts w:hint="eastAsia"/>
        </w:rPr>
        <w:t>1.5:1</w:t>
      </w:r>
      <w:r>
        <w:rPr>
          <w:rFonts w:hint="eastAsia"/>
        </w:rPr>
        <w:t>到</w:t>
      </w:r>
      <w:r>
        <w:rPr>
          <w:rFonts w:hint="eastAsia"/>
        </w:rPr>
        <w:t>2:1</w:t>
      </w:r>
      <w:r>
        <w:rPr>
          <w:rFonts w:hint="eastAsia"/>
        </w:rPr>
        <w:t>之间，即均衡了数据的分布，保持了原有数据分布的总体情况。</w:t>
      </w:r>
      <w:r>
        <w:rPr>
          <w:rFonts w:hint="eastAsia"/>
        </w:rPr>
        <w:t xml:space="preserve"> </w:t>
      </w:r>
      <w:r>
        <w:rPr>
          <w:rFonts w:hint="eastAsia"/>
        </w:rPr>
        <w:t>据此计算，可得到数据子集中需要的小类样本数目</w:t>
      </w:r>
      <w:r>
        <w:rPr>
          <w:rFonts w:hint="eastAsia"/>
        </w:rPr>
        <w:t xml:space="preserve"> </w:t>
      </w:r>
      <w:r>
        <w:rPr>
          <w:rFonts w:hint="eastAsia"/>
        </w:rPr>
        <w:t>和大类样本数目</w:t>
      </w:r>
      <w:r>
        <w:rPr>
          <w:rFonts w:hint="eastAsia"/>
        </w:rPr>
        <w:t xml:space="preserve"> </w:t>
      </w:r>
      <w:r>
        <w:rPr>
          <w:rFonts w:hint="eastAsia"/>
        </w:rPr>
        <w:t>。</w:t>
      </w:r>
    </w:p>
    <w:p w:rsidR="005221AD" w:rsidRDefault="005221AD" w:rsidP="005221AD">
      <w:pPr>
        <w:ind w:firstLine="480"/>
      </w:pPr>
      <w:r>
        <w:rPr>
          <w:rFonts w:hint="eastAsia"/>
        </w:rPr>
        <w:t>最后，根据小类样本集合</w:t>
      </w:r>
      <w:r>
        <w:rPr>
          <w:rFonts w:hint="eastAsia"/>
        </w:rPr>
        <w:t>Dmin</w:t>
      </w:r>
      <w:r>
        <w:rPr>
          <w:rFonts w:hint="eastAsia"/>
        </w:rPr>
        <w:t>的大小和数据子集中需要的小类样本数目</w:t>
      </w:r>
      <w:r>
        <w:rPr>
          <w:rFonts w:hint="eastAsia"/>
        </w:rPr>
        <w:t xml:space="preserve"> </w:t>
      </w:r>
      <w:r>
        <w:rPr>
          <w:rFonts w:hint="eastAsia"/>
        </w:rPr>
        <w:t>，可将小类样本集合约均分为</w:t>
      </w:r>
      <w:r>
        <w:rPr>
          <w:rFonts w:hint="eastAsia"/>
        </w:rPr>
        <w:t>k1</w:t>
      </w:r>
      <w:r>
        <w:rPr>
          <w:rFonts w:hint="eastAsia"/>
        </w:rPr>
        <w:t>份，同理大类样本集合均分为</w:t>
      </w:r>
      <w:r>
        <w:rPr>
          <w:rFonts w:hint="eastAsia"/>
        </w:rPr>
        <w:t>k2</w:t>
      </w:r>
      <w:r>
        <w:rPr>
          <w:rFonts w:hint="eastAsia"/>
        </w:rPr>
        <w:t>份，对</w:t>
      </w:r>
      <w:r>
        <w:rPr>
          <w:rFonts w:hint="eastAsia"/>
        </w:rPr>
        <w:t>k1</w:t>
      </w:r>
      <w:r>
        <w:rPr>
          <w:rFonts w:hint="eastAsia"/>
        </w:rPr>
        <w:t>份小类样本子集分别与</w:t>
      </w:r>
      <w:r>
        <w:rPr>
          <w:rFonts w:hint="eastAsia"/>
        </w:rPr>
        <w:t>k2</w:t>
      </w:r>
      <w:r>
        <w:rPr>
          <w:rFonts w:hint="eastAsia"/>
        </w:rPr>
        <w:t>份大类样本子集进行混洗，每次使用一次混洗结果进行</w:t>
      </w:r>
      <w:r>
        <w:rPr>
          <w:rFonts w:hint="eastAsia"/>
        </w:rPr>
        <w:t>RAKEL</w:t>
      </w:r>
      <w:r>
        <w:rPr>
          <w:rFonts w:hint="eastAsia"/>
        </w:rPr>
        <w:t>算法训练，共混洗</w:t>
      </w:r>
      <w:r>
        <w:rPr>
          <w:rFonts w:hint="eastAsia"/>
        </w:rPr>
        <w:t>k1*k2</w:t>
      </w:r>
      <w:r>
        <w:rPr>
          <w:rFonts w:hint="eastAsia"/>
        </w:rPr>
        <w:t>次，即为训练子集的数目。</w:t>
      </w:r>
    </w:p>
    <w:p w:rsidR="005221AD" w:rsidRPr="005221AD" w:rsidRDefault="005221AD" w:rsidP="005221AD">
      <w:pPr>
        <w:ind w:firstLine="480"/>
      </w:pPr>
      <w:r>
        <w:rPr>
          <w:rFonts w:hint="eastAsia"/>
        </w:rPr>
        <w:t>这样，既解决了</w:t>
      </w:r>
      <w:r>
        <w:rPr>
          <w:rFonts w:hint="eastAsia"/>
        </w:rPr>
        <w:t>RAKEL</w:t>
      </w:r>
      <w:r>
        <w:rPr>
          <w:rFonts w:hint="eastAsia"/>
        </w:rPr>
        <w:t>算法在大规模训练样本集上的障碍，又保证了更为均衡的训练样本集，在多个不同的样本子集上训练而保证了和大规模样本情况下一样的预测效果。</w:t>
      </w:r>
    </w:p>
    <w:p w:rsidR="006822E9" w:rsidRDefault="006822E9" w:rsidP="006822E9">
      <w:pPr>
        <w:pStyle w:val="3"/>
      </w:pPr>
      <w:bookmarkStart w:id="414" w:name="_Toc511730112"/>
      <w:bookmarkStart w:id="415" w:name="_Toc511756945"/>
      <w:r w:rsidRPr="006822E9">
        <w:rPr>
          <w:rFonts w:hint="eastAsia"/>
        </w:rPr>
        <w:t>模型构建</w:t>
      </w:r>
      <w:commentRangeStart w:id="416"/>
      <w:r w:rsidRPr="006822E9">
        <w:rPr>
          <w:rFonts w:hint="eastAsia"/>
        </w:rPr>
        <w:t>思想</w:t>
      </w:r>
      <w:bookmarkEnd w:id="414"/>
      <w:bookmarkEnd w:id="415"/>
      <w:commentRangeEnd w:id="416"/>
      <w:r w:rsidR="00E8344B">
        <w:rPr>
          <w:rStyle w:val="af8"/>
          <w:bCs w:val="0"/>
          <w:snapToGrid/>
          <w:kern w:val="2"/>
        </w:rPr>
        <w:commentReference w:id="416"/>
      </w:r>
    </w:p>
    <w:p w:rsidR="005221AD" w:rsidRDefault="005221AD" w:rsidP="005221AD">
      <w:pPr>
        <w:ind w:firstLine="480"/>
      </w:pPr>
      <w:r>
        <w:rPr>
          <w:rFonts w:hint="eastAsia"/>
        </w:rPr>
        <w:t>根据心血管疾病数据集的特性，本文提出了基于混合策略的多标签学习方法（</w:t>
      </w:r>
      <w:r>
        <w:rPr>
          <w:rFonts w:hint="eastAsia"/>
        </w:rPr>
        <w:t>MR</w:t>
      </w:r>
      <w:r>
        <w:rPr>
          <w:rFonts w:hint="eastAsia"/>
        </w:rPr>
        <w:t>）来构建心血管疾病预测模型。该模型分为三个步骤如下：</w:t>
      </w:r>
    </w:p>
    <w:p w:rsidR="005221AD" w:rsidRDefault="005221AD" w:rsidP="005221AD">
      <w:pPr>
        <w:ind w:firstLine="480"/>
      </w:pPr>
      <w:r>
        <w:rPr>
          <w:rFonts w:hint="eastAsia"/>
        </w:rPr>
        <w:t>首先利用</w:t>
      </w:r>
      <w:r>
        <w:rPr>
          <w:rFonts w:hint="eastAsia"/>
        </w:rPr>
        <w:t>ML-KNN</w:t>
      </w:r>
      <w:r>
        <w:rPr>
          <w:rFonts w:hint="eastAsia"/>
        </w:rPr>
        <w:t>算法获得训练集上每个标签被误分类的概率，作为衡量该标签能够被局部信息所表示的能力，由于多标签数据集存在极不均衡性，即多个标签组成的数据集很大，而一种标签对应的样本数目占总样本数的比例则非常小，多标签分类算法在训练过程中，待预测标签对应的样本集为正类，其他样本对应于负类，预测结果通常偏向于大类，为了准确反映待预测标签的被误分类的程度，利用正类样本中被预测为负类的样本所占比例作为每个标签被误分类的概率，记为α，公式如（</w:t>
      </w:r>
      <w:r>
        <w:rPr>
          <w:rFonts w:hint="eastAsia"/>
        </w:rPr>
        <w:t>4-3</w:t>
      </w:r>
      <w:r>
        <w:rPr>
          <w:rFonts w:hint="eastAsia"/>
        </w:rPr>
        <w:t>）所示，表示标签</w:t>
      </w:r>
      <w:r w:rsidRPr="0044692A">
        <w:rPr>
          <w:position w:val="-10"/>
        </w:rPr>
        <w:object w:dxaOrig="200" w:dyaOrig="300">
          <v:shape id="_x0000_i1133" type="#_x0000_t75" style="width:9.2pt;height:15.05pt" o:ole="">
            <v:imagedata r:id="rId131" o:title=""/>
          </v:shape>
          <o:OLEObject Type="Embed" ProgID="Equation.DSMT4" ShapeID="_x0000_i1133" DrawAspect="Content" ObjectID="_1585767090" r:id="rId132"/>
        </w:object>
      </w:r>
      <w:r>
        <w:rPr>
          <w:rFonts w:hint="eastAsia"/>
        </w:rPr>
        <w:t>被</w:t>
      </w:r>
      <w:r>
        <w:rPr>
          <w:rFonts w:hint="eastAsia"/>
        </w:rPr>
        <w:t>ML-KNN</w:t>
      </w:r>
      <w:r>
        <w:rPr>
          <w:rFonts w:hint="eastAsia"/>
        </w:rPr>
        <w:t>误分类的概率。</w:t>
      </w:r>
    </w:p>
    <w:p w:rsidR="005221AD" w:rsidRDefault="005221AD" w:rsidP="005221AD">
      <w:pPr>
        <w:ind w:firstLine="480"/>
        <w:jc w:val="center"/>
      </w:pPr>
      <w:r w:rsidRPr="0044692A">
        <w:rPr>
          <w:position w:val="-20"/>
        </w:rPr>
        <w:object w:dxaOrig="1120" w:dyaOrig="520">
          <v:shape id="_x0000_i1134" type="#_x0000_t75" style="width:56.1pt;height:25.1pt" o:ole="">
            <v:imagedata r:id="rId133" o:title=""/>
          </v:shape>
          <o:OLEObject Type="Embed" ProgID="Equation.DSMT4" ShapeID="_x0000_i1134" DrawAspect="Content" ObjectID="_1585767091" r:id="rId134"/>
        </w:object>
      </w:r>
      <w:r>
        <w:rPr>
          <w:rFonts w:hint="eastAsia"/>
        </w:rPr>
        <w:t xml:space="preserve">    (4-3)</w:t>
      </w:r>
    </w:p>
    <w:p w:rsidR="005221AD" w:rsidRDefault="005221AD" w:rsidP="005221AD">
      <w:pPr>
        <w:ind w:firstLine="480"/>
      </w:pPr>
      <w:r>
        <w:rPr>
          <w:rFonts w:hint="eastAsia"/>
        </w:rPr>
        <w:t>然后在此基础上，对每一个测试样本</w:t>
      </w:r>
      <w:r w:rsidRPr="0044692A">
        <w:rPr>
          <w:position w:val="-6"/>
        </w:rPr>
        <w:object w:dxaOrig="200" w:dyaOrig="220">
          <v:shape id="_x0000_i1135" type="#_x0000_t75" style="width:9.2pt;height:10.9pt" o:ole="">
            <v:imagedata r:id="rId135" o:title=""/>
          </v:shape>
          <o:OLEObject Type="Embed" ProgID="Equation.DSMT4" ShapeID="_x0000_i1135" DrawAspect="Content" ObjectID="_1585767092" r:id="rId136"/>
        </w:object>
      </w:r>
      <w:r>
        <w:rPr>
          <w:rFonts w:hint="eastAsia"/>
        </w:rPr>
        <w:t>，经过</w:t>
      </w:r>
      <w:r>
        <w:rPr>
          <w:rFonts w:hint="eastAsia"/>
        </w:rPr>
        <w:t>ML-KNN</w:t>
      </w:r>
      <w:r>
        <w:rPr>
          <w:rFonts w:hint="eastAsia"/>
        </w:rPr>
        <w:t>预测得到对应标签的预测结果记为</w:t>
      </w:r>
      <w:r w:rsidRPr="0044692A">
        <w:rPr>
          <w:position w:val="-14"/>
        </w:rPr>
        <w:object w:dxaOrig="1400" w:dyaOrig="400">
          <v:shape id="_x0000_i1136" type="#_x0000_t75" style="width:70.35pt;height:20.1pt" o:ole="">
            <v:imagedata r:id="rId137" o:title=""/>
          </v:shape>
          <o:OLEObject Type="Embed" ProgID="Equation.DSMT4" ShapeID="_x0000_i1136" DrawAspect="Content" ObjectID="_1585767093" r:id="rId138"/>
        </w:object>
      </w:r>
      <w:r>
        <w:rPr>
          <w:rFonts w:hint="eastAsia"/>
        </w:rPr>
        <w:t>。</w:t>
      </w:r>
    </w:p>
    <w:p w:rsidR="005221AD" w:rsidRDefault="005221AD" w:rsidP="005221AD">
      <w:pPr>
        <w:ind w:firstLine="480"/>
      </w:pPr>
      <w:r>
        <w:rPr>
          <w:rFonts w:hint="eastAsia"/>
        </w:rPr>
        <w:t>利用</w:t>
      </w:r>
      <w:r>
        <w:rPr>
          <w:rFonts w:hint="eastAsia"/>
        </w:rPr>
        <w:t>5.2.1</w:t>
      </w:r>
      <w:r>
        <w:rPr>
          <w:rFonts w:hint="eastAsia"/>
        </w:rPr>
        <w:t>大规模数据分批训练的思想，以</w:t>
      </w:r>
      <w:r>
        <w:rPr>
          <w:rFonts w:hint="eastAsia"/>
        </w:rPr>
        <w:t>RAKEL</w:t>
      </w:r>
      <w:r>
        <w:rPr>
          <w:rFonts w:hint="eastAsia"/>
        </w:rPr>
        <w:t>算法为基准训练样本，获得一次的预测结果记为</w:t>
      </w:r>
      <w:r w:rsidRPr="0044692A">
        <w:rPr>
          <w:position w:val="-14"/>
        </w:rPr>
        <w:object w:dxaOrig="1160" w:dyaOrig="400">
          <v:shape id="_x0000_i1137" type="#_x0000_t75" style="width:57.75pt;height:20.1pt" o:ole="">
            <v:imagedata r:id="rId139" o:title=""/>
          </v:shape>
          <o:OLEObject Type="Embed" ProgID="Equation.DSMT4" ShapeID="_x0000_i1137" DrawAspect="Content" ObjectID="_1585767094" r:id="rId140"/>
        </w:object>
      </w:r>
      <w:r>
        <w:rPr>
          <w:rFonts w:hint="eastAsia"/>
        </w:rPr>
        <w:t>。</w:t>
      </w:r>
    </w:p>
    <w:p w:rsidR="005221AD" w:rsidRDefault="005221AD" w:rsidP="005221AD">
      <w:pPr>
        <w:ind w:firstLine="480"/>
      </w:pPr>
      <w:r>
        <w:rPr>
          <w:rFonts w:hint="eastAsia"/>
        </w:rPr>
        <w:t>最后加权两种算法的预测结果作为最终的预测值，加权结果如公式（</w:t>
      </w:r>
      <w:r>
        <w:rPr>
          <w:rFonts w:hint="eastAsia"/>
        </w:rPr>
        <w:t>4-4</w:t>
      </w:r>
      <w:r>
        <w:rPr>
          <w:rFonts w:hint="eastAsia"/>
        </w:rPr>
        <w:t>）表示。</w:t>
      </w:r>
    </w:p>
    <w:p w:rsidR="005221AD" w:rsidRDefault="005221AD" w:rsidP="005221AD">
      <w:pPr>
        <w:ind w:firstLine="480"/>
        <w:jc w:val="center"/>
        <w:rPr>
          <w:rFonts w:ascii="Calibri" w:hAnsi="Calibri"/>
          <w:szCs w:val="24"/>
        </w:rPr>
      </w:pPr>
      <w:r w:rsidRPr="005221AD">
        <w:rPr>
          <w:rFonts w:ascii="Calibri" w:hAnsi="Calibri"/>
          <w:position w:val="-28"/>
          <w:szCs w:val="24"/>
        </w:rPr>
        <w:object w:dxaOrig="5700" w:dyaOrig="680">
          <v:shape id="_x0000_i1138" type="#_x0000_t75" style="width:282.15pt;height:34.35pt" o:ole="">
            <v:imagedata r:id="rId141" o:title=""/>
          </v:shape>
          <o:OLEObject Type="Embed" ProgID="Equation.DSMT4" ShapeID="_x0000_i1138" DrawAspect="Content" ObjectID="_1585767095" r:id="rId142"/>
        </w:object>
      </w:r>
      <w:r>
        <w:rPr>
          <w:rFonts w:ascii="Calibri" w:hAnsi="Calibri" w:hint="eastAsia"/>
          <w:szCs w:val="24"/>
        </w:rPr>
        <w:t xml:space="preserve">  (4-4)</w:t>
      </w:r>
    </w:p>
    <w:p w:rsidR="005221AD" w:rsidRDefault="005221AD" w:rsidP="005221AD">
      <w:pPr>
        <w:ind w:firstLine="480"/>
      </w:pPr>
      <w:r w:rsidRPr="005221AD">
        <w:rPr>
          <w:rFonts w:hint="eastAsia"/>
        </w:rPr>
        <w:t>其中</w:t>
      </w:r>
      <w:r w:rsidRPr="0044692A">
        <w:rPr>
          <w:position w:val="-10"/>
        </w:rPr>
        <w:object w:dxaOrig="1939" w:dyaOrig="320">
          <v:shape id="_x0000_i1139" type="#_x0000_t75" style="width:96.3pt;height:15.9pt" o:ole="">
            <v:imagedata r:id="rId143" o:title=""/>
          </v:shape>
          <o:OLEObject Type="Embed" ProgID="Equation.DSMT4" ShapeID="_x0000_i1139" DrawAspect="Content" ObjectID="_1585767096" r:id="rId144"/>
        </w:object>
      </w:r>
      <w:r w:rsidRPr="005221AD">
        <w:rPr>
          <w:rFonts w:hint="eastAsia"/>
        </w:rPr>
        <w:t>。</w:t>
      </w:r>
      <w:r w:rsidRPr="005221AD">
        <w:rPr>
          <w:rFonts w:hint="eastAsia"/>
        </w:rPr>
        <w:t xml:space="preserve"> </w:t>
      </w:r>
      <w:r w:rsidRPr="005221AD">
        <w:rPr>
          <w:rFonts w:hint="eastAsia"/>
        </w:rPr>
        <w:t>待预测样本通过阈值求出，见公式（</w:t>
      </w:r>
      <w:r w:rsidRPr="005221AD">
        <w:rPr>
          <w:rFonts w:hint="eastAsia"/>
        </w:rPr>
        <w:t>4-5</w:t>
      </w:r>
      <w:r w:rsidRPr="005221AD">
        <w:rPr>
          <w:rFonts w:hint="eastAsia"/>
        </w:rPr>
        <w:t>），一般</w:t>
      </w:r>
      <w:r w:rsidRPr="0044692A">
        <w:rPr>
          <w:position w:val="-6"/>
        </w:rPr>
        <w:object w:dxaOrig="1540" w:dyaOrig="279">
          <v:shape id="_x0000_i1140" type="#_x0000_t75" style="width:77pt;height:14.25pt" o:ole="">
            <v:imagedata r:id="rId145" o:title=""/>
          </v:shape>
          <o:OLEObject Type="Embed" ProgID="Equation.DSMT4" ShapeID="_x0000_i1140" DrawAspect="Content" ObjectID="_1585767097" r:id="rId146"/>
        </w:object>
      </w:r>
      <w:r w:rsidRPr="005221AD">
        <w:rPr>
          <w:rFonts w:hint="eastAsia"/>
        </w:rPr>
        <w:t>。</w:t>
      </w:r>
    </w:p>
    <w:p w:rsidR="005221AD" w:rsidRDefault="005221AD" w:rsidP="005221AD">
      <w:pPr>
        <w:ind w:firstLine="480"/>
        <w:jc w:val="center"/>
      </w:pPr>
      <w:r w:rsidRPr="0044692A">
        <w:rPr>
          <w:position w:val="-14"/>
        </w:rPr>
        <w:object w:dxaOrig="3100" w:dyaOrig="400">
          <v:shape id="_x0000_i1141" type="#_x0000_t75" style="width:155.7pt;height:20.1pt" o:ole="">
            <v:imagedata r:id="rId147" o:title=""/>
          </v:shape>
          <o:OLEObject Type="Embed" ProgID="Equation.DSMT4" ShapeID="_x0000_i1141" DrawAspect="Content" ObjectID="_1585767098" r:id="rId148"/>
        </w:object>
      </w:r>
      <w:r>
        <w:rPr>
          <w:rFonts w:hint="eastAsia"/>
        </w:rPr>
        <w:t xml:space="preserve">  (4-5)</w:t>
      </w:r>
    </w:p>
    <w:p w:rsidR="005221AD" w:rsidRDefault="005221AD" w:rsidP="005221AD">
      <w:pPr>
        <w:ind w:firstLine="480"/>
      </w:pPr>
      <w:r>
        <w:rPr>
          <w:rFonts w:hint="eastAsia"/>
        </w:rPr>
        <w:t>该过程获取</w:t>
      </w:r>
      <w:r>
        <w:rPr>
          <w:rFonts w:hint="eastAsia"/>
        </w:rPr>
        <w:t>MLKNN</w:t>
      </w:r>
      <w:r>
        <w:rPr>
          <w:rFonts w:hint="eastAsia"/>
        </w:rPr>
        <w:t>算法对每个标签的误分类率、对测试数据的预测结果和</w:t>
      </w:r>
      <w:r>
        <w:rPr>
          <w:rFonts w:hint="eastAsia"/>
        </w:rPr>
        <w:t>RAKEL</w:t>
      </w:r>
      <w:r>
        <w:rPr>
          <w:rFonts w:hint="eastAsia"/>
        </w:rPr>
        <w:t>算法的训练、预测过程可并行进行，弥补了混合策略所带来极大的时间开销。</w:t>
      </w:r>
    </w:p>
    <w:p w:rsidR="005221AD" w:rsidRDefault="005221AD" w:rsidP="005221AD">
      <w:pPr>
        <w:ind w:firstLine="480"/>
      </w:pPr>
      <w:r>
        <w:rPr>
          <w:rFonts w:hint="eastAsia"/>
        </w:rPr>
        <w:t>基于混合策略的多标签学习模型</w:t>
      </w:r>
      <w:r>
        <w:rPr>
          <w:rFonts w:hint="eastAsia"/>
        </w:rPr>
        <w:t>MR</w:t>
      </w:r>
      <w:r>
        <w:rPr>
          <w:rFonts w:hint="eastAsia"/>
        </w:rPr>
        <w:t>伪代码描述如下</w:t>
      </w:r>
    </w:p>
    <w:p w:rsidR="005221AD" w:rsidRDefault="005221AD" w:rsidP="00FD0D64">
      <w:pPr>
        <w:spacing w:beforeLines="50" w:before="120" w:afterLines="50" w:after="120"/>
        <w:ind w:firstLine="480"/>
      </w:pPr>
      <w:r>
        <w:rPr>
          <w:rFonts w:hint="eastAsia"/>
        </w:rPr>
        <w:t>算法</w:t>
      </w:r>
      <w:r>
        <w:rPr>
          <w:rFonts w:hint="eastAsia"/>
        </w:rPr>
        <w:t>4  MR</w:t>
      </w:r>
      <w:r>
        <w:rPr>
          <w:rFonts w:hint="eastAsia"/>
        </w:rPr>
        <w:t>算法伪代码</w:t>
      </w:r>
    </w:p>
    <w:tbl>
      <w:tblPr>
        <w:tblW w:w="8523" w:type="dxa"/>
        <w:tblInd w:w="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3"/>
      </w:tblGrid>
      <w:tr w:rsidR="005221AD" w:rsidTr="005221AD">
        <w:trPr>
          <w:trHeight w:val="6848"/>
        </w:trPr>
        <w:tc>
          <w:tcPr>
            <w:tcW w:w="8523" w:type="dxa"/>
          </w:tcPr>
          <w:p w:rsidR="005221AD" w:rsidRPr="00FD0D64" w:rsidRDefault="005221AD" w:rsidP="005221AD">
            <w:pPr>
              <w:ind w:firstLineChars="0" w:firstLine="0"/>
              <w:rPr>
                <w:sz w:val="21"/>
              </w:rPr>
            </w:pPr>
            <w:r w:rsidRPr="00FD0D64">
              <w:rPr>
                <w:rFonts w:hint="eastAsia"/>
                <w:sz w:val="21"/>
              </w:rPr>
              <w:t xml:space="preserve">Input: </w:t>
            </w:r>
            <w:r w:rsidRPr="00FD0D64">
              <w:rPr>
                <w:rFonts w:hint="eastAsia"/>
                <w:sz w:val="21"/>
              </w:rPr>
              <w:t>训练数据集</w:t>
            </w:r>
            <w:r w:rsidRPr="00FD0D64">
              <w:rPr>
                <w:rFonts w:hint="eastAsia"/>
                <w:sz w:val="21"/>
              </w:rPr>
              <w:t xml:space="preserve">D, </w:t>
            </w:r>
            <w:r w:rsidRPr="00FD0D64">
              <w:rPr>
                <w:rFonts w:hint="eastAsia"/>
                <w:sz w:val="21"/>
              </w:rPr>
              <w:t>测试数据集</w:t>
            </w:r>
            <w:r w:rsidRPr="00FD0D64">
              <w:rPr>
                <w:rFonts w:hint="eastAsia"/>
                <w:sz w:val="21"/>
              </w:rPr>
              <w:t>T</w:t>
            </w:r>
          </w:p>
          <w:p w:rsidR="005221AD" w:rsidRPr="00FD0D64" w:rsidRDefault="005221AD" w:rsidP="005221AD">
            <w:pPr>
              <w:ind w:firstLineChars="0" w:firstLine="0"/>
              <w:rPr>
                <w:sz w:val="21"/>
              </w:rPr>
            </w:pPr>
            <w:r w:rsidRPr="00FD0D64">
              <w:rPr>
                <w:rFonts w:hint="eastAsia"/>
                <w:sz w:val="21"/>
              </w:rPr>
              <w:t xml:space="preserve">Output: </w:t>
            </w:r>
            <w:r w:rsidRPr="00FD0D64">
              <w:rPr>
                <w:rFonts w:hint="eastAsia"/>
                <w:sz w:val="21"/>
              </w:rPr>
              <w:t>预测结果，模型评估结果</w:t>
            </w:r>
          </w:p>
          <w:p w:rsidR="005221AD" w:rsidRPr="00FD0D64" w:rsidRDefault="005221AD" w:rsidP="005221AD">
            <w:pPr>
              <w:ind w:firstLineChars="0" w:firstLine="0"/>
              <w:rPr>
                <w:sz w:val="21"/>
              </w:rPr>
            </w:pPr>
            <w:r w:rsidRPr="00FD0D64">
              <w:rPr>
                <w:rFonts w:hint="eastAsia"/>
                <w:sz w:val="21"/>
              </w:rPr>
              <w:t>(1)</w:t>
            </w:r>
            <w:r w:rsidRPr="00FD0D64">
              <w:rPr>
                <w:rFonts w:hint="eastAsia"/>
                <w:sz w:val="21"/>
              </w:rPr>
              <w:tab/>
              <w:t xml:space="preserve">L </w:t>
            </w:r>
            <w:r w:rsidRPr="00FD0D64">
              <w:rPr>
                <w:rFonts w:hint="eastAsia"/>
                <w:sz w:val="21"/>
              </w:rPr>
              <w:t>←</w:t>
            </w:r>
            <w:r w:rsidRPr="00FD0D64">
              <w:rPr>
                <w:rFonts w:hint="eastAsia"/>
                <w:sz w:val="21"/>
              </w:rPr>
              <w:t xml:space="preserve"> </w:t>
            </w:r>
            <w:r w:rsidRPr="00FD0D64">
              <w:rPr>
                <w:rFonts w:hint="eastAsia"/>
                <w:sz w:val="21"/>
              </w:rPr>
              <w:t>为训练集</w:t>
            </w:r>
            <w:r w:rsidRPr="00FD0D64">
              <w:rPr>
                <w:rFonts w:hint="eastAsia"/>
                <w:sz w:val="21"/>
              </w:rPr>
              <w:t>D</w:t>
            </w:r>
            <w:r w:rsidRPr="00FD0D64">
              <w:rPr>
                <w:rFonts w:hint="eastAsia"/>
                <w:sz w:val="21"/>
              </w:rPr>
              <w:t>中对应的原始标签集合</w:t>
            </w:r>
          </w:p>
          <w:p w:rsidR="005221AD" w:rsidRPr="00FD0D64" w:rsidRDefault="005221AD" w:rsidP="005221AD">
            <w:pPr>
              <w:ind w:firstLineChars="0" w:firstLine="0"/>
              <w:rPr>
                <w:sz w:val="21"/>
              </w:rPr>
            </w:pPr>
            <w:r w:rsidRPr="00FD0D64">
              <w:rPr>
                <w:rFonts w:hint="eastAsia"/>
                <w:sz w:val="21"/>
              </w:rPr>
              <w:t>(2)</w:t>
            </w:r>
            <w:r w:rsidRPr="00FD0D64">
              <w:rPr>
                <w:rFonts w:hint="eastAsia"/>
                <w:sz w:val="21"/>
              </w:rPr>
              <w:tab/>
            </w:r>
            <w:r w:rsidRPr="00FD0D64">
              <w:rPr>
                <w:rFonts w:ascii="Cambria Math" w:hAnsi="Cambria Math" w:cs="Cambria Math"/>
                <w:sz w:val="21"/>
              </w:rPr>
              <w:t>𝛂</w:t>
            </w:r>
            <w:r w:rsidRPr="00FD0D64">
              <w:rPr>
                <w:rFonts w:hint="eastAsia"/>
                <w:sz w:val="21"/>
              </w:rPr>
              <w:t xml:space="preserve"> </w:t>
            </w:r>
            <w:r w:rsidRPr="00FD0D64">
              <w:rPr>
                <w:rFonts w:hint="eastAsia"/>
                <w:sz w:val="21"/>
              </w:rPr>
              <w:t>←</w:t>
            </w:r>
            <w:r w:rsidRPr="00FD0D64">
              <w:rPr>
                <w:rFonts w:hint="eastAsia"/>
                <w:sz w:val="21"/>
              </w:rPr>
              <w:t xml:space="preserve"> Hybrid parameter</w:t>
            </w:r>
          </w:p>
          <w:p w:rsidR="005221AD" w:rsidRPr="00FD0D64" w:rsidRDefault="005221AD" w:rsidP="005221AD">
            <w:pPr>
              <w:ind w:firstLineChars="0" w:firstLine="0"/>
              <w:rPr>
                <w:sz w:val="21"/>
              </w:rPr>
            </w:pPr>
            <w:r w:rsidRPr="00FD0D64">
              <w:rPr>
                <w:rFonts w:hint="eastAsia"/>
                <w:sz w:val="21"/>
              </w:rPr>
              <w:t>(3)</w:t>
            </w:r>
            <w:r w:rsidRPr="00FD0D64">
              <w:rPr>
                <w:rFonts w:hint="eastAsia"/>
                <w:sz w:val="21"/>
              </w:rPr>
              <w:tab/>
              <w:t>N</w:t>
            </w:r>
            <w:r w:rsidRPr="00FD0D64">
              <w:rPr>
                <w:rFonts w:hint="eastAsia"/>
                <w:sz w:val="21"/>
              </w:rPr>
              <w:t>←</w:t>
            </w:r>
            <w:r w:rsidRPr="00FD0D64">
              <w:rPr>
                <w:rFonts w:hint="eastAsia"/>
                <w:sz w:val="21"/>
              </w:rPr>
              <w:t xml:space="preserve"> number of misclassified samples about every label</w:t>
            </w:r>
          </w:p>
          <w:p w:rsidR="005221AD" w:rsidRPr="00FD0D64" w:rsidRDefault="005221AD" w:rsidP="005221AD">
            <w:pPr>
              <w:ind w:firstLineChars="0" w:firstLine="0"/>
              <w:rPr>
                <w:sz w:val="21"/>
              </w:rPr>
            </w:pPr>
            <w:r w:rsidRPr="00FD0D64">
              <w:rPr>
                <w:rFonts w:hint="eastAsia"/>
                <w:sz w:val="21"/>
              </w:rPr>
              <w:t>(4)</w:t>
            </w:r>
            <w:r w:rsidRPr="00FD0D64">
              <w:rPr>
                <w:rFonts w:hint="eastAsia"/>
                <w:sz w:val="21"/>
              </w:rPr>
              <w:tab/>
              <w:t xml:space="preserve">M </w:t>
            </w:r>
            <w:r w:rsidRPr="00FD0D64">
              <w:rPr>
                <w:rFonts w:hint="eastAsia"/>
                <w:sz w:val="21"/>
              </w:rPr>
              <w:t>←</w:t>
            </w:r>
            <w:r w:rsidRPr="00FD0D64">
              <w:rPr>
                <w:rFonts w:hint="eastAsia"/>
                <w:sz w:val="21"/>
              </w:rPr>
              <w:t xml:space="preserve"> number of instances about every label</w:t>
            </w:r>
          </w:p>
          <w:p w:rsidR="005221AD" w:rsidRPr="00FD0D64" w:rsidRDefault="005221AD" w:rsidP="005221AD">
            <w:pPr>
              <w:ind w:firstLineChars="0" w:firstLine="0"/>
              <w:rPr>
                <w:sz w:val="21"/>
              </w:rPr>
            </w:pPr>
            <w:r w:rsidRPr="00FD0D64">
              <w:rPr>
                <w:sz w:val="21"/>
              </w:rPr>
              <w:t>(5)</w:t>
            </w:r>
            <w:r w:rsidRPr="00FD0D64">
              <w:rPr>
                <w:sz w:val="21"/>
              </w:rPr>
              <w:tab/>
              <w:t>ML-KNN train dataset D</w:t>
            </w:r>
          </w:p>
          <w:p w:rsidR="005221AD" w:rsidRPr="00FD0D64" w:rsidRDefault="005221AD" w:rsidP="005221AD">
            <w:pPr>
              <w:ind w:firstLineChars="0" w:firstLine="0"/>
              <w:rPr>
                <w:b/>
                <w:sz w:val="21"/>
              </w:rPr>
            </w:pPr>
            <w:r w:rsidRPr="00FD0D64">
              <w:rPr>
                <w:sz w:val="21"/>
              </w:rPr>
              <w:t>(6)</w:t>
            </w:r>
            <w:r w:rsidRPr="00FD0D64">
              <w:rPr>
                <w:sz w:val="21"/>
              </w:rPr>
              <w:tab/>
            </w:r>
            <w:r w:rsidRPr="00FD0D64">
              <w:rPr>
                <w:b/>
                <w:sz w:val="21"/>
              </w:rPr>
              <w:t>For</w:t>
            </w:r>
            <w:r w:rsidRPr="00FD0D64">
              <w:rPr>
                <w:sz w:val="21"/>
              </w:rPr>
              <w:t xml:space="preserve"> each instance</w:t>
            </w:r>
            <w:r w:rsidRPr="00FD0D64">
              <w:rPr>
                <w:b/>
                <w:sz w:val="21"/>
              </w:rPr>
              <w:t xml:space="preserve"> in </w:t>
            </w:r>
            <w:r w:rsidRPr="00FD0D64">
              <w:rPr>
                <w:sz w:val="21"/>
              </w:rPr>
              <w:t xml:space="preserve">D </w:t>
            </w:r>
            <w:r w:rsidRPr="00FD0D64">
              <w:rPr>
                <w:b/>
                <w:sz w:val="21"/>
              </w:rPr>
              <w:t>do</w:t>
            </w:r>
          </w:p>
          <w:p w:rsidR="005221AD" w:rsidRPr="00FD0D64" w:rsidRDefault="005221AD" w:rsidP="005221AD">
            <w:pPr>
              <w:ind w:firstLineChars="0" w:firstLine="0"/>
              <w:rPr>
                <w:sz w:val="21"/>
              </w:rPr>
            </w:pPr>
            <w:r w:rsidRPr="00FD0D64">
              <w:rPr>
                <w:rFonts w:hint="eastAsia"/>
                <w:sz w:val="21"/>
              </w:rPr>
              <w:t>(7)</w:t>
            </w:r>
            <w:r w:rsidRPr="00FD0D64">
              <w:rPr>
                <w:rFonts w:hint="eastAsia"/>
                <w:sz w:val="21"/>
              </w:rPr>
              <w:tab/>
              <w:t xml:space="preserve">    Truth </w:t>
            </w:r>
            <w:r w:rsidRPr="00FD0D64">
              <w:rPr>
                <w:rFonts w:hint="eastAsia"/>
                <w:sz w:val="21"/>
              </w:rPr>
              <w:t>←</w:t>
            </w:r>
            <w:r w:rsidRPr="00FD0D64">
              <w:rPr>
                <w:rFonts w:hint="eastAsia"/>
                <w:sz w:val="21"/>
              </w:rPr>
              <w:t xml:space="preserve"> true label of instance</w:t>
            </w:r>
          </w:p>
          <w:p w:rsidR="005221AD" w:rsidRPr="00FD0D64" w:rsidRDefault="005221AD" w:rsidP="005221AD">
            <w:pPr>
              <w:ind w:firstLineChars="0" w:firstLine="0"/>
              <w:rPr>
                <w:sz w:val="21"/>
              </w:rPr>
            </w:pPr>
            <w:r w:rsidRPr="00FD0D64">
              <w:rPr>
                <w:rFonts w:hint="eastAsia"/>
                <w:sz w:val="21"/>
              </w:rPr>
              <w:t>(8)</w:t>
            </w:r>
            <w:r w:rsidRPr="00FD0D64">
              <w:rPr>
                <w:rFonts w:hint="eastAsia"/>
                <w:sz w:val="21"/>
              </w:rPr>
              <w:tab/>
              <w:t xml:space="preserve">    Predict </w:t>
            </w:r>
            <w:r w:rsidRPr="00FD0D64">
              <w:rPr>
                <w:rFonts w:hint="eastAsia"/>
                <w:sz w:val="21"/>
              </w:rPr>
              <w:t>←</w:t>
            </w:r>
            <w:r w:rsidRPr="00FD0D64">
              <w:rPr>
                <w:rFonts w:hint="eastAsia"/>
                <w:sz w:val="21"/>
              </w:rPr>
              <w:t xml:space="preserve"> ML-KNN predict instance</w:t>
            </w:r>
          </w:p>
          <w:p w:rsidR="005221AD" w:rsidRPr="00FD0D64" w:rsidRDefault="005221AD" w:rsidP="005221AD">
            <w:pPr>
              <w:ind w:firstLineChars="0" w:firstLine="0"/>
              <w:rPr>
                <w:sz w:val="21"/>
              </w:rPr>
            </w:pPr>
            <w:r w:rsidRPr="00FD0D64">
              <w:rPr>
                <w:sz w:val="21"/>
              </w:rPr>
              <w:t>(9)</w:t>
            </w:r>
            <w:r w:rsidRPr="00FD0D64">
              <w:rPr>
                <w:sz w:val="21"/>
              </w:rPr>
              <w:tab/>
              <w:t xml:space="preserve">   </w:t>
            </w:r>
            <w:r w:rsidRPr="00FD0D64">
              <w:rPr>
                <w:b/>
                <w:sz w:val="21"/>
              </w:rPr>
              <w:t xml:space="preserve"> For  </w:t>
            </w:r>
            <w:r w:rsidRPr="00FD0D64">
              <w:rPr>
                <w:sz w:val="21"/>
              </w:rPr>
              <w:t>each label</w:t>
            </w:r>
            <w:r w:rsidRPr="00FD0D64">
              <w:rPr>
                <w:b/>
                <w:sz w:val="21"/>
              </w:rPr>
              <w:t xml:space="preserve"> in </w:t>
            </w:r>
            <w:r w:rsidRPr="00FD0D64">
              <w:rPr>
                <w:sz w:val="21"/>
              </w:rPr>
              <w:t>L</w:t>
            </w:r>
          </w:p>
          <w:p w:rsidR="005221AD" w:rsidRPr="00FD0D64" w:rsidRDefault="005221AD" w:rsidP="005221AD">
            <w:pPr>
              <w:ind w:firstLineChars="0" w:firstLine="0"/>
              <w:rPr>
                <w:b/>
                <w:sz w:val="21"/>
              </w:rPr>
            </w:pPr>
            <w:r w:rsidRPr="00FD0D64">
              <w:rPr>
                <w:sz w:val="21"/>
              </w:rPr>
              <w:t>(10)</w:t>
            </w:r>
            <w:r w:rsidRPr="00FD0D64">
              <w:rPr>
                <w:sz w:val="21"/>
              </w:rPr>
              <w:tab/>
              <w:t xml:space="preserve">       </w:t>
            </w:r>
            <w:r w:rsidRPr="00FD0D64">
              <w:rPr>
                <w:b/>
                <w:sz w:val="21"/>
              </w:rPr>
              <w:t>If</w:t>
            </w:r>
            <w:r w:rsidRPr="00FD0D64">
              <w:rPr>
                <w:sz w:val="21"/>
              </w:rPr>
              <w:t xml:space="preserve"> truth</w:t>
            </w:r>
            <w:r w:rsidRPr="00FD0D64">
              <w:rPr>
                <w:sz w:val="21"/>
                <w:vertAlign w:val="subscript"/>
              </w:rPr>
              <w:t>label</w:t>
            </w:r>
            <w:r w:rsidRPr="00FD0D64">
              <w:rPr>
                <w:sz w:val="21"/>
              </w:rPr>
              <w:t xml:space="preserve"> ==1 and predict</w:t>
            </w:r>
            <w:r w:rsidRPr="00FD0D64">
              <w:rPr>
                <w:sz w:val="21"/>
                <w:vertAlign w:val="subscript"/>
              </w:rPr>
              <w:t xml:space="preserve">label </w:t>
            </w:r>
            <w:r w:rsidRPr="00FD0D64">
              <w:rPr>
                <w:sz w:val="21"/>
              </w:rPr>
              <w:t xml:space="preserve">==0 </w:t>
            </w:r>
            <w:r w:rsidRPr="00FD0D64">
              <w:rPr>
                <w:b/>
                <w:sz w:val="21"/>
              </w:rPr>
              <w:t xml:space="preserve"> then</w:t>
            </w:r>
          </w:p>
          <w:p w:rsidR="005221AD" w:rsidRPr="00FD0D64" w:rsidRDefault="005221AD" w:rsidP="005221AD">
            <w:pPr>
              <w:ind w:firstLineChars="0" w:firstLine="0"/>
              <w:rPr>
                <w:sz w:val="21"/>
              </w:rPr>
            </w:pPr>
            <w:r w:rsidRPr="00FD0D64">
              <w:rPr>
                <w:sz w:val="21"/>
              </w:rPr>
              <w:t>(11)</w:t>
            </w:r>
            <w:r w:rsidRPr="00FD0D64">
              <w:rPr>
                <w:sz w:val="21"/>
              </w:rPr>
              <w:tab/>
              <w:t xml:space="preserve">         N</w:t>
            </w:r>
            <w:r w:rsidRPr="00FD0D64">
              <w:rPr>
                <w:sz w:val="21"/>
                <w:vertAlign w:val="subscript"/>
              </w:rPr>
              <w:t xml:space="preserve">label </w:t>
            </w:r>
            <w:r w:rsidRPr="00FD0D64">
              <w:rPr>
                <w:sz w:val="21"/>
              </w:rPr>
              <w:t>.add(1)</w:t>
            </w:r>
          </w:p>
          <w:p w:rsidR="005221AD" w:rsidRPr="00FD0D64" w:rsidRDefault="005221AD" w:rsidP="005221AD">
            <w:pPr>
              <w:ind w:firstLineChars="0" w:firstLine="0"/>
              <w:rPr>
                <w:b/>
                <w:sz w:val="21"/>
              </w:rPr>
            </w:pPr>
            <w:r w:rsidRPr="00FD0D64">
              <w:rPr>
                <w:sz w:val="21"/>
              </w:rPr>
              <w:t>(12)</w:t>
            </w:r>
            <w:r w:rsidRPr="00FD0D64">
              <w:rPr>
                <w:sz w:val="21"/>
              </w:rPr>
              <w:tab/>
              <w:t xml:space="preserve">       </w:t>
            </w:r>
            <w:r w:rsidRPr="00FD0D64">
              <w:rPr>
                <w:b/>
                <w:sz w:val="21"/>
              </w:rPr>
              <w:t>End if</w:t>
            </w:r>
          </w:p>
          <w:p w:rsidR="005221AD" w:rsidRPr="00FD0D64" w:rsidRDefault="005221AD" w:rsidP="005221AD">
            <w:pPr>
              <w:ind w:firstLineChars="0" w:firstLine="0"/>
              <w:rPr>
                <w:b/>
                <w:sz w:val="21"/>
              </w:rPr>
            </w:pPr>
            <w:r w:rsidRPr="00FD0D64">
              <w:rPr>
                <w:sz w:val="21"/>
              </w:rPr>
              <w:t>(13)</w:t>
            </w:r>
            <w:r w:rsidRPr="00FD0D64">
              <w:rPr>
                <w:sz w:val="21"/>
              </w:rPr>
              <w:tab/>
              <w:t xml:space="preserve">   </w:t>
            </w:r>
            <w:r w:rsidRPr="00FD0D64">
              <w:rPr>
                <w:b/>
                <w:sz w:val="21"/>
              </w:rPr>
              <w:t xml:space="preserve"> End for</w:t>
            </w:r>
          </w:p>
          <w:p w:rsidR="005221AD" w:rsidRPr="00FD0D64" w:rsidRDefault="005221AD" w:rsidP="005221AD">
            <w:pPr>
              <w:ind w:firstLineChars="0" w:firstLine="0"/>
              <w:rPr>
                <w:b/>
                <w:sz w:val="21"/>
              </w:rPr>
            </w:pPr>
            <w:r w:rsidRPr="00FD0D64">
              <w:rPr>
                <w:sz w:val="21"/>
              </w:rPr>
              <w:t>(14)</w:t>
            </w:r>
            <w:r w:rsidRPr="00FD0D64">
              <w:rPr>
                <w:sz w:val="21"/>
              </w:rPr>
              <w:tab/>
            </w:r>
            <w:r w:rsidRPr="00FD0D64">
              <w:rPr>
                <w:b/>
                <w:sz w:val="21"/>
              </w:rPr>
              <w:t>End for</w:t>
            </w:r>
          </w:p>
          <w:p w:rsidR="005221AD" w:rsidRPr="00FD0D64" w:rsidRDefault="005221AD" w:rsidP="005221AD">
            <w:pPr>
              <w:ind w:firstLineChars="0" w:firstLine="0"/>
              <w:rPr>
                <w:sz w:val="21"/>
              </w:rPr>
            </w:pPr>
            <w:r w:rsidRPr="00FD0D64">
              <w:rPr>
                <w:sz w:val="21"/>
              </w:rPr>
              <w:t>(15)</w:t>
            </w:r>
            <w:r w:rsidRPr="00FD0D64">
              <w:rPr>
                <w:b/>
                <w:sz w:val="21"/>
              </w:rPr>
              <w:tab/>
              <w:t xml:space="preserve">For </w:t>
            </w:r>
            <w:r w:rsidRPr="00FD0D64">
              <w:rPr>
                <w:sz w:val="21"/>
              </w:rPr>
              <w:t xml:space="preserve">each label </w:t>
            </w:r>
            <w:r w:rsidRPr="00FD0D64">
              <w:rPr>
                <w:b/>
                <w:sz w:val="21"/>
              </w:rPr>
              <w:t>in</w:t>
            </w:r>
            <w:r w:rsidRPr="00FD0D64">
              <w:rPr>
                <w:sz w:val="21"/>
              </w:rPr>
              <w:t xml:space="preserve"> L</w:t>
            </w:r>
          </w:p>
          <w:p w:rsidR="005221AD" w:rsidRPr="00FD0D64" w:rsidRDefault="005221AD" w:rsidP="005221AD">
            <w:pPr>
              <w:ind w:firstLineChars="0" w:firstLine="0"/>
              <w:rPr>
                <w:sz w:val="21"/>
                <w:vertAlign w:val="subscript"/>
              </w:rPr>
            </w:pPr>
            <w:r w:rsidRPr="00FD0D64">
              <w:rPr>
                <w:rFonts w:hint="eastAsia"/>
                <w:sz w:val="21"/>
              </w:rPr>
              <w:t>(16)</w:t>
            </w:r>
            <w:r w:rsidRPr="00FD0D64">
              <w:rPr>
                <w:rFonts w:hint="eastAsia"/>
                <w:sz w:val="21"/>
              </w:rPr>
              <w:tab/>
              <w:t xml:space="preserve">    </w:t>
            </w:r>
            <w:r w:rsidRPr="00FD0D64">
              <w:rPr>
                <w:rFonts w:ascii="Cambria Math" w:hAnsi="Cambria Math" w:cs="Cambria Math"/>
                <w:sz w:val="21"/>
              </w:rPr>
              <w:t>𝛂</w:t>
            </w:r>
            <w:r w:rsidRPr="00FD0D64">
              <w:rPr>
                <w:rFonts w:hint="eastAsia"/>
                <w:sz w:val="21"/>
                <w:vertAlign w:val="subscript"/>
              </w:rPr>
              <w:t>label</w:t>
            </w:r>
            <w:r w:rsidRPr="00FD0D64">
              <w:rPr>
                <w:rFonts w:hint="eastAsia"/>
                <w:sz w:val="21"/>
              </w:rPr>
              <w:t xml:space="preserve"> </w:t>
            </w:r>
            <w:r w:rsidRPr="00FD0D64">
              <w:rPr>
                <w:rFonts w:hint="eastAsia"/>
                <w:sz w:val="21"/>
              </w:rPr>
              <w:t>←</w:t>
            </w:r>
            <w:r w:rsidRPr="00FD0D64">
              <w:rPr>
                <w:rFonts w:hint="eastAsia"/>
                <w:sz w:val="21"/>
              </w:rPr>
              <w:t xml:space="preserve"> N</w:t>
            </w:r>
            <w:r w:rsidRPr="00FD0D64">
              <w:rPr>
                <w:rFonts w:hint="eastAsia"/>
                <w:sz w:val="21"/>
                <w:vertAlign w:val="subscript"/>
              </w:rPr>
              <w:t>label</w:t>
            </w:r>
            <w:r w:rsidRPr="00FD0D64">
              <w:rPr>
                <w:rFonts w:hint="eastAsia"/>
                <w:sz w:val="21"/>
              </w:rPr>
              <w:t xml:space="preserve">  /M</w:t>
            </w:r>
            <w:r w:rsidRPr="00FD0D64">
              <w:rPr>
                <w:rFonts w:hint="eastAsia"/>
                <w:sz w:val="21"/>
                <w:vertAlign w:val="subscript"/>
              </w:rPr>
              <w:t>label</w:t>
            </w:r>
          </w:p>
          <w:p w:rsidR="005221AD" w:rsidRPr="00FD0D64" w:rsidRDefault="005221AD" w:rsidP="005221AD">
            <w:pPr>
              <w:ind w:firstLineChars="0" w:firstLine="0"/>
              <w:rPr>
                <w:sz w:val="21"/>
              </w:rPr>
            </w:pPr>
            <w:r w:rsidRPr="00FD0D64">
              <w:rPr>
                <w:sz w:val="21"/>
              </w:rPr>
              <w:t>(17)</w:t>
            </w:r>
            <w:r w:rsidRPr="00FD0D64">
              <w:rPr>
                <w:sz w:val="21"/>
              </w:rPr>
              <w:tab/>
            </w:r>
            <w:r w:rsidRPr="00FD0D64">
              <w:rPr>
                <w:b/>
                <w:sz w:val="21"/>
              </w:rPr>
              <w:t>End for</w:t>
            </w:r>
          </w:p>
          <w:p w:rsidR="005221AD" w:rsidRPr="00FD0D64" w:rsidRDefault="005221AD" w:rsidP="005221AD">
            <w:pPr>
              <w:ind w:firstLineChars="0" w:firstLine="0"/>
              <w:rPr>
                <w:sz w:val="21"/>
              </w:rPr>
            </w:pPr>
            <w:r w:rsidRPr="00FD0D64">
              <w:rPr>
                <w:rFonts w:hint="eastAsia"/>
                <w:sz w:val="21"/>
              </w:rPr>
              <w:t>(18)</w:t>
            </w:r>
            <w:r w:rsidRPr="00FD0D64">
              <w:rPr>
                <w:rFonts w:hint="eastAsia"/>
                <w:sz w:val="21"/>
              </w:rPr>
              <w:tab/>
              <w:t xml:space="preserve">Double[][]  rakelPrediction </w:t>
            </w:r>
            <w:r w:rsidRPr="00FD0D64">
              <w:rPr>
                <w:rFonts w:hint="eastAsia"/>
                <w:sz w:val="21"/>
              </w:rPr>
              <w:t>←</w:t>
            </w:r>
            <w:r w:rsidRPr="00FD0D64">
              <w:rPr>
                <w:rFonts w:hint="eastAsia"/>
                <w:sz w:val="21"/>
              </w:rPr>
              <w:t xml:space="preserve"> integrateRAKEL(D, T) //</w:t>
            </w:r>
            <w:r w:rsidRPr="00FD0D64">
              <w:rPr>
                <w:rFonts w:hint="eastAsia"/>
                <w:sz w:val="21"/>
              </w:rPr>
              <w:t>将数据集划分并分别训练，返回所有分类器对测试样本预测均值</w:t>
            </w:r>
          </w:p>
          <w:p w:rsidR="005221AD" w:rsidRPr="00FD0D64" w:rsidRDefault="005221AD" w:rsidP="005221AD">
            <w:pPr>
              <w:ind w:firstLineChars="0" w:firstLine="0"/>
              <w:rPr>
                <w:sz w:val="21"/>
              </w:rPr>
            </w:pPr>
            <w:r w:rsidRPr="00FD0D64">
              <w:rPr>
                <w:rFonts w:hint="eastAsia"/>
                <w:sz w:val="21"/>
              </w:rPr>
              <w:t>(19)</w:t>
            </w:r>
            <w:r w:rsidRPr="00FD0D64">
              <w:rPr>
                <w:rFonts w:hint="eastAsia"/>
                <w:sz w:val="21"/>
              </w:rPr>
              <w:tab/>
              <w:t xml:space="preserve">predictFinal </w:t>
            </w:r>
            <w:r w:rsidRPr="00FD0D64">
              <w:rPr>
                <w:rFonts w:hint="eastAsia"/>
                <w:sz w:val="21"/>
              </w:rPr>
              <w:t>←</w:t>
            </w:r>
            <w:r w:rsidRPr="00FD0D64">
              <w:rPr>
                <w:rFonts w:hint="eastAsia"/>
                <w:sz w:val="21"/>
              </w:rPr>
              <w:t xml:space="preserve"> finally Hybrid result for every sample</w:t>
            </w:r>
          </w:p>
          <w:p w:rsidR="005221AD" w:rsidRPr="00FD0D64" w:rsidRDefault="005221AD" w:rsidP="005221AD">
            <w:pPr>
              <w:ind w:firstLineChars="0" w:firstLine="0"/>
              <w:rPr>
                <w:b/>
                <w:sz w:val="21"/>
              </w:rPr>
            </w:pPr>
            <w:r w:rsidRPr="00FD0D64">
              <w:rPr>
                <w:sz w:val="21"/>
              </w:rPr>
              <w:t>(20)</w:t>
            </w:r>
            <w:r w:rsidRPr="00FD0D64">
              <w:rPr>
                <w:sz w:val="21"/>
              </w:rPr>
              <w:tab/>
            </w:r>
            <w:r w:rsidRPr="00FD0D64">
              <w:rPr>
                <w:b/>
                <w:sz w:val="21"/>
              </w:rPr>
              <w:t>for</w:t>
            </w:r>
            <w:r w:rsidRPr="00FD0D64">
              <w:rPr>
                <w:sz w:val="21"/>
              </w:rPr>
              <w:t xml:space="preserve"> each instance</w:t>
            </w:r>
            <w:r w:rsidRPr="00FD0D64">
              <w:rPr>
                <w:b/>
                <w:sz w:val="21"/>
              </w:rPr>
              <w:t xml:space="preserve"> in</w:t>
            </w:r>
            <w:r w:rsidRPr="00FD0D64">
              <w:rPr>
                <w:sz w:val="21"/>
              </w:rPr>
              <w:t xml:space="preserve"> T </w:t>
            </w:r>
            <w:r w:rsidRPr="00FD0D64">
              <w:rPr>
                <w:b/>
                <w:sz w:val="21"/>
              </w:rPr>
              <w:t>do</w:t>
            </w:r>
          </w:p>
          <w:p w:rsidR="005221AD" w:rsidRPr="00FD0D64" w:rsidRDefault="005221AD" w:rsidP="005221AD">
            <w:pPr>
              <w:ind w:firstLineChars="0" w:firstLine="0"/>
              <w:rPr>
                <w:sz w:val="21"/>
              </w:rPr>
            </w:pPr>
            <w:r w:rsidRPr="00FD0D64">
              <w:rPr>
                <w:rFonts w:hint="eastAsia"/>
                <w:sz w:val="21"/>
              </w:rPr>
              <w:t>(21)</w:t>
            </w:r>
            <w:r w:rsidRPr="00FD0D64">
              <w:rPr>
                <w:rFonts w:hint="eastAsia"/>
                <w:sz w:val="21"/>
              </w:rPr>
              <w:tab/>
              <w:t xml:space="preserve">  predict</w:t>
            </w:r>
            <w:r w:rsidRPr="00FD0D64">
              <w:rPr>
                <w:rFonts w:hint="eastAsia"/>
                <w:sz w:val="21"/>
                <w:vertAlign w:val="subscript"/>
              </w:rPr>
              <w:t>mlknn</w:t>
            </w:r>
            <w:r w:rsidRPr="00FD0D64">
              <w:rPr>
                <w:rFonts w:hint="eastAsia"/>
                <w:sz w:val="21"/>
              </w:rPr>
              <w:t xml:space="preserve"> </w:t>
            </w:r>
            <w:r w:rsidRPr="00FD0D64">
              <w:rPr>
                <w:rFonts w:hint="eastAsia"/>
                <w:sz w:val="21"/>
              </w:rPr>
              <w:t>←</w:t>
            </w:r>
            <w:r w:rsidRPr="00FD0D64">
              <w:rPr>
                <w:rFonts w:hint="eastAsia"/>
                <w:sz w:val="21"/>
              </w:rPr>
              <w:t>MLKNN .predict(instance)</w:t>
            </w:r>
          </w:p>
          <w:p w:rsidR="005221AD" w:rsidRPr="00FD0D64" w:rsidRDefault="005221AD" w:rsidP="005221AD">
            <w:pPr>
              <w:ind w:firstLineChars="0" w:firstLine="0"/>
              <w:rPr>
                <w:sz w:val="21"/>
              </w:rPr>
            </w:pPr>
            <w:r w:rsidRPr="00FD0D64">
              <w:rPr>
                <w:rFonts w:hint="eastAsia"/>
                <w:sz w:val="21"/>
              </w:rPr>
              <w:t>(22)</w:t>
            </w:r>
            <w:r w:rsidRPr="00FD0D64">
              <w:rPr>
                <w:rFonts w:hint="eastAsia"/>
                <w:sz w:val="21"/>
              </w:rPr>
              <w:tab/>
              <w:t xml:space="preserve">  predict</w:t>
            </w:r>
            <w:r w:rsidRPr="00FD0D64">
              <w:rPr>
                <w:rFonts w:hint="eastAsia"/>
                <w:sz w:val="21"/>
                <w:vertAlign w:val="subscript"/>
              </w:rPr>
              <w:t>rakel</w:t>
            </w:r>
            <w:r w:rsidRPr="00FD0D64">
              <w:rPr>
                <w:rFonts w:hint="eastAsia"/>
                <w:sz w:val="21"/>
              </w:rPr>
              <w:t xml:space="preserve"> </w:t>
            </w:r>
            <w:r w:rsidRPr="00FD0D64">
              <w:rPr>
                <w:rFonts w:hint="eastAsia"/>
                <w:sz w:val="21"/>
              </w:rPr>
              <w:t>←</w:t>
            </w:r>
            <w:r w:rsidRPr="00FD0D64">
              <w:rPr>
                <w:rFonts w:hint="eastAsia"/>
                <w:sz w:val="21"/>
              </w:rPr>
              <w:t xml:space="preserve"> rakelPrediction[instance.location]</w:t>
            </w:r>
          </w:p>
          <w:p w:rsidR="005221AD" w:rsidRPr="00FD0D64" w:rsidRDefault="005221AD" w:rsidP="005221AD">
            <w:pPr>
              <w:ind w:firstLineChars="0" w:firstLine="0"/>
              <w:rPr>
                <w:sz w:val="21"/>
              </w:rPr>
            </w:pPr>
            <w:r w:rsidRPr="00FD0D64">
              <w:rPr>
                <w:sz w:val="21"/>
              </w:rPr>
              <w:t>(23)</w:t>
            </w:r>
            <w:r w:rsidRPr="00FD0D64">
              <w:rPr>
                <w:sz w:val="21"/>
              </w:rPr>
              <w:tab/>
              <w:t xml:space="preserve">  </w:t>
            </w:r>
            <w:r w:rsidRPr="00FD0D64">
              <w:rPr>
                <w:b/>
                <w:sz w:val="21"/>
              </w:rPr>
              <w:t>For</w:t>
            </w:r>
            <w:r w:rsidRPr="00FD0D64">
              <w:rPr>
                <w:sz w:val="21"/>
              </w:rPr>
              <w:t xml:space="preserve"> each label</w:t>
            </w:r>
            <w:r w:rsidRPr="00FD0D64">
              <w:rPr>
                <w:b/>
                <w:sz w:val="21"/>
              </w:rPr>
              <w:t xml:space="preserve"> in </w:t>
            </w:r>
            <w:r w:rsidRPr="00FD0D64">
              <w:rPr>
                <w:sz w:val="21"/>
              </w:rPr>
              <w:t>L</w:t>
            </w:r>
          </w:p>
          <w:p w:rsidR="005221AD" w:rsidRPr="00FD0D64" w:rsidRDefault="005221AD" w:rsidP="005221AD">
            <w:pPr>
              <w:ind w:firstLineChars="0" w:firstLine="0"/>
              <w:rPr>
                <w:sz w:val="21"/>
                <w:vertAlign w:val="subscript"/>
              </w:rPr>
            </w:pPr>
            <w:r w:rsidRPr="00FD0D64">
              <w:rPr>
                <w:rFonts w:hint="eastAsia"/>
                <w:sz w:val="21"/>
              </w:rPr>
              <w:t>(24)</w:t>
            </w:r>
            <w:r w:rsidRPr="00FD0D64">
              <w:rPr>
                <w:rFonts w:hint="eastAsia"/>
                <w:sz w:val="21"/>
              </w:rPr>
              <w:tab/>
              <w:t xml:space="preserve">     predictFinal</w:t>
            </w:r>
            <w:r w:rsidRPr="00FD0D64">
              <w:rPr>
                <w:rFonts w:hint="eastAsia"/>
                <w:sz w:val="21"/>
                <w:vertAlign w:val="subscript"/>
              </w:rPr>
              <w:t>label</w:t>
            </w:r>
            <w:r w:rsidRPr="00FD0D64">
              <w:rPr>
                <w:rFonts w:hint="eastAsia"/>
                <w:sz w:val="21"/>
              </w:rPr>
              <w:t xml:space="preserve"> </w:t>
            </w:r>
            <w:r w:rsidRPr="00FD0D64">
              <w:rPr>
                <w:rFonts w:hint="eastAsia"/>
                <w:sz w:val="21"/>
              </w:rPr>
              <w:t>←</w:t>
            </w:r>
            <w:r w:rsidRPr="00FD0D64">
              <w:rPr>
                <w:rFonts w:hint="eastAsia"/>
                <w:sz w:val="21"/>
              </w:rPr>
              <w:t xml:space="preserve"> (1-</w:t>
            </w:r>
            <w:r w:rsidRPr="00FD0D64">
              <w:rPr>
                <w:rFonts w:ascii="Cambria Math" w:hAnsi="Cambria Math" w:cs="Cambria Math"/>
                <w:sz w:val="21"/>
              </w:rPr>
              <w:t>𝛂</w:t>
            </w:r>
            <w:r w:rsidRPr="00FD0D64">
              <w:rPr>
                <w:rFonts w:hint="eastAsia"/>
                <w:sz w:val="21"/>
                <w:vertAlign w:val="subscript"/>
              </w:rPr>
              <w:t>label</w:t>
            </w:r>
            <w:r w:rsidRPr="00FD0D64">
              <w:rPr>
                <w:rFonts w:hint="eastAsia"/>
                <w:sz w:val="21"/>
              </w:rPr>
              <w:t>) predict</w:t>
            </w:r>
            <w:r w:rsidRPr="00FD0D64">
              <w:rPr>
                <w:rFonts w:hint="eastAsia"/>
                <w:sz w:val="21"/>
                <w:vertAlign w:val="subscript"/>
              </w:rPr>
              <w:t>mlknn</w:t>
            </w:r>
            <w:r w:rsidRPr="00FD0D64">
              <w:rPr>
                <w:rFonts w:hint="eastAsia"/>
                <w:sz w:val="21"/>
              </w:rPr>
              <w:t xml:space="preserve"> + </w:t>
            </w:r>
            <w:r w:rsidRPr="00FD0D64">
              <w:rPr>
                <w:rFonts w:hint="eastAsia"/>
                <w:sz w:val="21"/>
              </w:rPr>
              <w:t>α</w:t>
            </w:r>
            <w:r w:rsidRPr="00FD0D64">
              <w:rPr>
                <w:rFonts w:hint="eastAsia"/>
                <w:sz w:val="21"/>
                <w:vertAlign w:val="subscript"/>
              </w:rPr>
              <w:t>label</w:t>
            </w:r>
            <w:r w:rsidR="00FD0D64" w:rsidRPr="00FD0D64">
              <w:rPr>
                <w:rFonts w:hint="eastAsia"/>
                <w:sz w:val="21"/>
              </w:rPr>
              <w:t xml:space="preserve"> </w:t>
            </w:r>
            <w:r w:rsidRPr="00FD0D64">
              <w:rPr>
                <w:rFonts w:hint="eastAsia"/>
                <w:sz w:val="21"/>
              </w:rPr>
              <w:t>predict</w:t>
            </w:r>
            <w:r w:rsidRPr="00FD0D64">
              <w:rPr>
                <w:rFonts w:hint="eastAsia"/>
                <w:sz w:val="21"/>
                <w:vertAlign w:val="subscript"/>
              </w:rPr>
              <w:t>rakel</w:t>
            </w:r>
          </w:p>
          <w:p w:rsidR="005221AD" w:rsidRPr="00FD0D64" w:rsidRDefault="005221AD" w:rsidP="005221AD">
            <w:pPr>
              <w:ind w:firstLineChars="0" w:firstLine="0"/>
              <w:rPr>
                <w:sz w:val="21"/>
              </w:rPr>
            </w:pPr>
            <w:r w:rsidRPr="00FD0D64">
              <w:rPr>
                <w:sz w:val="21"/>
              </w:rPr>
              <w:t>(25)</w:t>
            </w:r>
            <w:r w:rsidRPr="00FD0D64">
              <w:rPr>
                <w:sz w:val="21"/>
              </w:rPr>
              <w:tab/>
              <w:t xml:space="preserve"> </w:t>
            </w:r>
            <w:r w:rsidRPr="00FD0D64">
              <w:rPr>
                <w:b/>
                <w:sz w:val="21"/>
              </w:rPr>
              <w:t xml:space="preserve"> End for</w:t>
            </w:r>
          </w:p>
          <w:p w:rsidR="005221AD" w:rsidRPr="00FD0D64" w:rsidRDefault="005221AD" w:rsidP="005221AD">
            <w:pPr>
              <w:ind w:firstLineChars="0" w:firstLine="0"/>
              <w:rPr>
                <w:b/>
                <w:sz w:val="21"/>
              </w:rPr>
            </w:pPr>
            <w:r w:rsidRPr="00FD0D64">
              <w:rPr>
                <w:sz w:val="21"/>
              </w:rPr>
              <w:t>(26)</w:t>
            </w:r>
            <w:r w:rsidRPr="00FD0D64">
              <w:rPr>
                <w:b/>
                <w:sz w:val="21"/>
              </w:rPr>
              <w:tab/>
              <w:t>End for</w:t>
            </w:r>
          </w:p>
          <w:p w:rsidR="005221AD" w:rsidRPr="00FD0D64" w:rsidRDefault="005221AD" w:rsidP="00FD0D64">
            <w:pPr>
              <w:ind w:firstLineChars="0" w:firstLine="0"/>
            </w:pPr>
            <w:r w:rsidRPr="00FD0D64">
              <w:rPr>
                <w:sz w:val="21"/>
              </w:rPr>
              <w:t>(27)</w:t>
            </w:r>
            <w:r w:rsidRPr="00FD0D64">
              <w:rPr>
                <w:sz w:val="21"/>
              </w:rPr>
              <w:tab/>
              <w:t>Evaluation of prediction results</w:t>
            </w:r>
          </w:p>
        </w:tc>
      </w:tr>
    </w:tbl>
    <w:p w:rsidR="005221AD" w:rsidRDefault="00FD0D64" w:rsidP="00FD0D64">
      <w:pPr>
        <w:spacing w:beforeLines="50" w:before="120"/>
        <w:ind w:firstLine="480"/>
      </w:pPr>
      <w:r w:rsidRPr="00FD0D64">
        <w:rPr>
          <w:rFonts w:hint="eastAsia"/>
        </w:rPr>
        <w:t>数据集划分为大类子数据集和小类子数据集，大小类标签数据集混洗，</w:t>
      </w:r>
      <w:r w:rsidRPr="00FD0D64">
        <w:rPr>
          <w:rFonts w:hint="eastAsia"/>
        </w:rPr>
        <w:t>RAKEL</w:t>
      </w:r>
      <w:r w:rsidRPr="00FD0D64">
        <w:rPr>
          <w:rFonts w:hint="eastAsia"/>
        </w:rPr>
        <w:t>算</w:t>
      </w:r>
      <w:r w:rsidRPr="00FD0D64">
        <w:rPr>
          <w:rFonts w:hint="eastAsia"/>
        </w:rPr>
        <w:lastRenderedPageBreak/>
        <w:t>法分批训练，测试样本中每个标签的值取所有</w:t>
      </w:r>
      <w:r w:rsidRPr="00FD0D64">
        <w:rPr>
          <w:rFonts w:hint="eastAsia"/>
        </w:rPr>
        <w:t>RAKEL</w:t>
      </w:r>
      <w:r w:rsidRPr="00FD0D64">
        <w:rPr>
          <w:rFonts w:hint="eastAsia"/>
        </w:rPr>
        <w:t>模型的预测均值，数据划分混洗算法伪代码描述如下。</w:t>
      </w:r>
    </w:p>
    <w:p w:rsidR="005221AD" w:rsidRDefault="00FD0D64" w:rsidP="00FD0D64">
      <w:pPr>
        <w:spacing w:beforeLines="50" w:before="120" w:afterLines="50" w:after="120"/>
        <w:ind w:firstLine="480"/>
      </w:pPr>
      <w:r w:rsidRPr="00FD0D64">
        <w:rPr>
          <w:rFonts w:hint="eastAsia"/>
        </w:rPr>
        <w:t>算法</w:t>
      </w:r>
      <w:r w:rsidRPr="00FD0D64">
        <w:rPr>
          <w:rFonts w:hint="eastAsia"/>
        </w:rPr>
        <w:t>5  RAKEL</w:t>
      </w:r>
      <w:r w:rsidRPr="00FD0D64">
        <w:rPr>
          <w:rFonts w:hint="eastAsia"/>
        </w:rPr>
        <w:t>分批训练数据集</w:t>
      </w:r>
    </w:p>
    <w:p w:rsidR="00FD0D64" w:rsidDel="00E8344B" w:rsidRDefault="00FD0D64" w:rsidP="005221AD">
      <w:pPr>
        <w:ind w:firstLine="480"/>
        <w:rPr>
          <w:del w:id="417" w:author="weihy2018" w:date="2018-04-19T10:30:00Z"/>
        </w:rPr>
      </w:pPr>
    </w:p>
    <w:p w:rsidR="005221AD" w:rsidRDefault="005221AD" w:rsidP="005221AD">
      <w:pPr>
        <w:ind w:firstLine="480"/>
      </w:pPr>
    </w:p>
    <w:tbl>
      <w:tblPr>
        <w:tblW w:w="0" w:type="auto"/>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FD0D64" w:rsidTr="00FD0D64">
        <w:trPr>
          <w:trHeight w:val="2360"/>
        </w:trPr>
        <w:tc>
          <w:tcPr>
            <w:tcW w:w="8192" w:type="dxa"/>
          </w:tcPr>
          <w:p w:rsidR="00FD0D64" w:rsidRPr="00FD0D64" w:rsidRDefault="00FD0D64" w:rsidP="00FD0D64">
            <w:pPr>
              <w:ind w:firstLineChars="0" w:firstLine="0"/>
              <w:rPr>
                <w:sz w:val="21"/>
              </w:rPr>
            </w:pPr>
            <w:r w:rsidRPr="00FD0D64">
              <w:rPr>
                <w:rFonts w:hint="eastAsia"/>
                <w:sz w:val="21"/>
              </w:rPr>
              <w:t xml:space="preserve">Input: </w:t>
            </w:r>
            <w:r w:rsidRPr="00FD0D64">
              <w:rPr>
                <w:rFonts w:hint="eastAsia"/>
                <w:sz w:val="21"/>
              </w:rPr>
              <w:t>训练数据集</w:t>
            </w:r>
            <w:r w:rsidRPr="00FD0D64">
              <w:rPr>
                <w:rFonts w:hint="eastAsia"/>
                <w:sz w:val="21"/>
              </w:rPr>
              <w:t xml:space="preserve">D, </w:t>
            </w:r>
            <w:r w:rsidRPr="00FD0D64">
              <w:rPr>
                <w:rFonts w:hint="eastAsia"/>
                <w:sz w:val="21"/>
              </w:rPr>
              <w:t>测试数据集</w:t>
            </w:r>
            <w:r w:rsidRPr="00FD0D64">
              <w:rPr>
                <w:rFonts w:hint="eastAsia"/>
                <w:sz w:val="21"/>
              </w:rPr>
              <w:t>T</w:t>
            </w:r>
          </w:p>
          <w:p w:rsidR="00FD0D64" w:rsidRPr="00FD0D64" w:rsidRDefault="00FD0D64" w:rsidP="00FD0D64">
            <w:pPr>
              <w:ind w:firstLineChars="0" w:firstLine="0"/>
              <w:rPr>
                <w:sz w:val="21"/>
              </w:rPr>
            </w:pPr>
            <w:r w:rsidRPr="00FD0D64">
              <w:rPr>
                <w:rFonts w:hint="eastAsia"/>
                <w:sz w:val="21"/>
              </w:rPr>
              <w:t xml:space="preserve">Output: </w:t>
            </w:r>
            <w:r w:rsidRPr="00FD0D64">
              <w:rPr>
                <w:rFonts w:hint="eastAsia"/>
                <w:sz w:val="21"/>
              </w:rPr>
              <w:t>所有测试样本最终的预测结果</w:t>
            </w:r>
          </w:p>
          <w:p w:rsidR="00FD0D64" w:rsidRPr="00FD0D64" w:rsidRDefault="00FD0D64" w:rsidP="00FD0D64">
            <w:pPr>
              <w:ind w:firstLineChars="0" w:firstLine="0"/>
              <w:rPr>
                <w:sz w:val="21"/>
              </w:rPr>
            </w:pPr>
            <w:r w:rsidRPr="00FD0D64">
              <w:rPr>
                <w:sz w:val="21"/>
              </w:rPr>
              <w:t>(1)</w:t>
            </w:r>
            <w:r w:rsidRPr="00FD0D64">
              <w:rPr>
                <w:sz w:val="21"/>
              </w:rPr>
              <w:tab/>
              <w:t>Function integrateRAKEL( D , T)</w:t>
            </w:r>
          </w:p>
          <w:p w:rsidR="00FD0D64" w:rsidRPr="006D1DA8" w:rsidRDefault="00FD0D64" w:rsidP="00FD0D64">
            <w:pPr>
              <w:ind w:firstLineChars="0" w:firstLine="0"/>
              <w:rPr>
                <w:b/>
                <w:sz w:val="21"/>
              </w:rPr>
            </w:pPr>
            <w:r w:rsidRPr="00FD0D64">
              <w:rPr>
                <w:sz w:val="21"/>
              </w:rPr>
              <w:t>(2)</w:t>
            </w:r>
            <w:r w:rsidRPr="00FD0D64">
              <w:rPr>
                <w:sz w:val="21"/>
              </w:rPr>
              <w:tab/>
              <w:t xml:space="preserve"> </w:t>
            </w:r>
            <w:r w:rsidRPr="006D1DA8">
              <w:rPr>
                <w:b/>
                <w:sz w:val="21"/>
              </w:rPr>
              <w:t xml:space="preserve"> for </w:t>
            </w:r>
            <w:r w:rsidRPr="00FD0D64">
              <w:rPr>
                <w:sz w:val="21"/>
              </w:rPr>
              <w:t xml:space="preserve">each label </w:t>
            </w:r>
            <w:r w:rsidRPr="006D1DA8">
              <w:rPr>
                <w:b/>
                <w:sz w:val="21"/>
              </w:rPr>
              <w:t>in</w:t>
            </w:r>
            <w:r w:rsidRPr="00FD0D64">
              <w:rPr>
                <w:sz w:val="21"/>
              </w:rPr>
              <w:t xml:space="preserve"> L</w:t>
            </w:r>
            <w:r w:rsidRPr="006D1DA8">
              <w:rPr>
                <w:b/>
                <w:sz w:val="21"/>
              </w:rPr>
              <w:t xml:space="preserve"> do</w:t>
            </w:r>
          </w:p>
          <w:p w:rsidR="00FD0D64" w:rsidRPr="00FD0D64" w:rsidRDefault="00FD0D64" w:rsidP="00FD0D64">
            <w:pPr>
              <w:ind w:firstLineChars="0" w:firstLine="0"/>
              <w:rPr>
                <w:sz w:val="21"/>
              </w:rPr>
            </w:pPr>
            <w:r w:rsidRPr="00FD0D64">
              <w:rPr>
                <w:sz w:val="21"/>
              </w:rPr>
              <w:t>(3)</w:t>
            </w:r>
            <w:r w:rsidRPr="00FD0D64">
              <w:rPr>
                <w:sz w:val="21"/>
              </w:rPr>
              <w:tab/>
              <w:t xml:space="preserve">     IRLbl</w:t>
            </w:r>
            <w:r w:rsidRPr="006D1DA8">
              <w:rPr>
                <w:sz w:val="21"/>
                <w:vertAlign w:val="subscript"/>
              </w:rPr>
              <w:t xml:space="preserve">label </w:t>
            </w:r>
            <w:r w:rsidRPr="00FD0D64">
              <w:rPr>
                <w:sz w:val="21"/>
              </w:rPr>
              <w:t xml:space="preserve">=calculateIRLbl(D,label)  </w:t>
            </w:r>
          </w:p>
          <w:p w:rsidR="00FD0D64" w:rsidRPr="006D1DA8" w:rsidRDefault="00FD0D64" w:rsidP="00FD0D64">
            <w:pPr>
              <w:ind w:firstLineChars="0" w:firstLine="0"/>
              <w:rPr>
                <w:b/>
                <w:sz w:val="21"/>
              </w:rPr>
            </w:pPr>
            <w:r w:rsidRPr="00FD0D64">
              <w:rPr>
                <w:sz w:val="21"/>
              </w:rPr>
              <w:t>(4)</w:t>
            </w:r>
            <w:r w:rsidRPr="00FD0D64">
              <w:rPr>
                <w:sz w:val="21"/>
              </w:rPr>
              <w:tab/>
              <w:t xml:space="preserve">   </w:t>
            </w:r>
            <w:r w:rsidRPr="006D1DA8">
              <w:rPr>
                <w:b/>
                <w:sz w:val="21"/>
              </w:rPr>
              <w:t xml:space="preserve">  If </w:t>
            </w:r>
            <w:r w:rsidRPr="00FD0D64">
              <w:rPr>
                <w:sz w:val="21"/>
              </w:rPr>
              <w:t>IRLbl</w:t>
            </w:r>
            <w:r w:rsidRPr="006D1DA8">
              <w:rPr>
                <w:sz w:val="21"/>
                <w:vertAlign w:val="subscript"/>
              </w:rPr>
              <w:t>label</w:t>
            </w:r>
            <w:r w:rsidRPr="00FD0D64">
              <w:rPr>
                <w:sz w:val="21"/>
              </w:rPr>
              <w:t xml:space="preserve"> &lt; meanIR  </w:t>
            </w:r>
            <w:r w:rsidRPr="006D1DA8">
              <w:rPr>
                <w:b/>
                <w:sz w:val="21"/>
              </w:rPr>
              <w:t>then</w:t>
            </w:r>
          </w:p>
          <w:p w:rsidR="00FD0D64" w:rsidRPr="00FD0D64" w:rsidRDefault="00FD0D64" w:rsidP="00FD0D64">
            <w:pPr>
              <w:ind w:firstLineChars="0" w:firstLine="0"/>
              <w:rPr>
                <w:sz w:val="21"/>
              </w:rPr>
            </w:pPr>
            <w:r w:rsidRPr="00FD0D64">
              <w:rPr>
                <w:rFonts w:hint="eastAsia"/>
                <w:sz w:val="21"/>
              </w:rPr>
              <w:t>(5)</w:t>
            </w:r>
            <w:r w:rsidRPr="00FD0D64">
              <w:rPr>
                <w:rFonts w:hint="eastAsia"/>
                <w:sz w:val="21"/>
              </w:rPr>
              <w:tab/>
              <w:t xml:space="preserve">       Label </w:t>
            </w:r>
            <w:r w:rsidRPr="00FD0D64">
              <w:rPr>
                <w:rFonts w:hint="eastAsia"/>
                <w:sz w:val="21"/>
              </w:rPr>
              <w:t>加入</w:t>
            </w:r>
            <w:r w:rsidRPr="00FD0D64">
              <w:rPr>
                <w:rFonts w:hint="eastAsia"/>
                <w:sz w:val="21"/>
              </w:rPr>
              <w:t xml:space="preserve">maxBag </w:t>
            </w:r>
            <w:r w:rsidRPr="00FD0D64">
              <w:rPr>
                <w:rFonts w:hint="eastAsia"/>
                <w:sz w:val="21"/>
              </w:rPr>
              <w:t>集合中</w:t>
            </w:r>
          </w:p>
          <w:p w:rsidR="00FD0D64" w:rsidRPr="00FD0D64" w:rsidRDefault="00FD0D64" w:rsidP="00FD0D64">
            <w:pPr>
              <w:ind w:firstLineChars="0" w:firstLine="0"/>
              <w:rPr>
                <w:sz w:val="21"/>
              </w:rPr>
            </w:pPr>
            <w:r w:rsidRPr="00FD0D64">
              <w:rPr>
                <w:rFonts w:hint="eastAsia"/>
                <w:sz w:val="21"/>
              </w:rPr>
              <w:t>(6)</w:t>
            </w:r>
            <w:r w:rsidRPr="00FD0D64">
              <w:rPr>
                <w:rFonts w:hint="eastAsia"/>
                <w:sz w:val="21"/>
              </w:rPr>
              <w:tab/>
              <w:t xml:space="preserve">   </w:t>
            </w:r>
            <w:r w:rsidRPr="006D1DA8">
              <w:rPr>
                <w:rFonts w:hint="eastAsia"/>
                <w:b/>
                <w:sz w:val="21"/>
              </w:rPr>
              <w:t xml:space="preserve"> else </w:t>
            </w:r>
            <w:r w:rsidRPr="00FD0D64">
              <w:rPr>
                <w:rFonts w:hint="eastAsia"/>
                <w:sz w:val="21"/>
              </w:rPr>
              <w:t xml:space="preserve"> label </w:t>
            </w:r>
            <w:r w:rsidRPr="00FD0D64">
              <w:rPr>
                <w:rFonts w:hint="eastAsia"/>
                <w:sz w:val="21"/>
              </w:rPr>
              <w:t>加入</w:t>
            </w:r>
            <w:r w:rsidRPr="00FD0D64">
              <w:rPr>
                <w:rFonts w:hint="eastAsia"/>
                <w:sz w:val="21"/>
              </w:rPr>
              <w:t xml:space="preserve"> minBag</w:t>
            </w:r>
            <w:r w:rsidRPr="00FD0D64">
              <w:rPr>
                <w:rFonts w:hint="eastAsia"/>
                <w:sz w:val="21"/>
              </w:rPr>
              <w:t>中</w:t>
            </w:r>
          </w:p>
          <w:p w:rsidR="00FD0D64" w:rsidRPr="006D1DA8" w:rsidRDefault="00FD0D64" w:rsidP="00FD0D64">
            <w:pPr>
              <w:ind w:firstLineChars="0" w:firstLine="0"/>
              <w:rPr>
                <w:b/>
                <w:sz w:val="21"/>
              </w:rPr>
            </w:pPr>
            <w:r w:rsidRPr="00FD0D64">
              <w:rPr>
                <w:sz w:val="21"/>
              </w:rPr>
              <w:t>(7)</w:t>
            </w:r>
            <w:r w:rsidRPr="00FD0D64">
              <w:rPr>
                <w:sz w:val="21"/>
              </w:rPr>
              <w:tab/>
              <w:t xml:space="preserve">  </w:t>
            </w:r>
            <w:r w:rsidRPr="006D1DA8">
              <w:rPr>
                <w:b/>
                <w:sz w:val="21"/>
              </w:rPr>
              <w:t>End for</w:t>
            </w:r>
          </w:p>
          <w:p w:rsidR="00FD0D64" w:rsidRPr="00FD0D64" w:rsidRDefault="006D1DA8" w:rsidP="00FD0D64">
            <w:pPr>
              <w:ind w:firstLineChars="0" w:firstLine="0"/>
              <w:rPr>
                <w:sz w:val="21"/>
              </w:rPr>
            </w:pPr>
            <w:r>
              <w:rPr>
                <w:rFonts w:hint="eastAsia"/>
                <w:sz w:val="21"/>
              </w:rPr>
              <w:t xml:space="preserve">(8)    </w:t>
            </w:r>
            <w:r w:rsidR="00FD0D64" w:rsidRPr="00FD0D64">
              <w:rPr>
                <w:rFonts w:hint="eastAsia"/>
                <w:sz w:val="21"/>
              </w:rPr>
              <w:t xml:space="preserve">smallSamples </w:t>
            </w:r>
            <w:r w:rsidR="00FD0D64" w:rsidRPr="00FD0D64">
              <w:rPr>
                <w:rFonts w:hint="eastAsia"/>
                <w:sz w:val="21"/>
              </w:rPr>
              <w:t>←</w:t>
            </w:r>
            <w:r w:rsidR="00FD0D64" w:rsidRPr="00FD0D64">
              <w:rPr>
                <w:rFonts w:hint="eastAsia"/>
                <w:sz w:val="21"/>
              </w:rPr>
              <w:t xml:space="preserve"> </w:t>
            </w:r>
            <w:r w:rsidR="00FD0D64" w:rsidRPr="00FD0D64">
              <w:rPr>
                <w:rFonts w:hint="eastAsia"/>
                <w:sz w:val="21"/>
              </w:rPr>
              <w:t>训练集中出现在</w:t>
            </w:r>
            <w:r w:rsidR="00FD0D64" w:rsidRPr="00FD0D64">
              <w:rPr>
                <w:rFonts w:hint="eastAsia"/>
                <w:sz w:val="21"/>
              </w:rPr>
              <w:t>minBag</w:t>
            </w:r>
            <w:r w:rsidR="00FD0D64" w:rsidRPr="00FD0D64">
              <w:rPr>
                <w:rFonts w:hint="eastAsia"/>
                <w:sz w:val="21"/>
              </w:rPr>
              <w:t>集合中的所有样本</w:t>
            </w:r>
          </w:p>
          <w:p w:rsidR="00FD0D64" w:rsidRPr="00FD0D64" w:rsidRDefault="006D1DA8" w:rsidP="00FD0D64">
            <w:pPr>
              <w:ind w:firstLineChars="0" w:firstLine="0"/>
              <w:rPr>
                <w:sz w:val="21"/>
              </w:rPr>
            </w:pPr>
            <w:r>
              <w:rPr>
                <w:rFonts w:hint="eastAsia"/>
                <w:sz w:val="21"/>
              </w:rPr>
              <w:t xml:space="preserve">(9)   </w:t>
            </w:r>
            <w:r w:rsidR="00FD0D64" w:rsidRPr="00FD0D64">
              <w:rPr>
                <w:rFonts w:hint="eastAsia"/>
                <w:sz w:val="21"/>
              </w:rPr>
              <w:t xml:space="preserve"> maxSamples </w:t>
            </w:r>
            <w:r w:rsidR="00FD0D64" w:rsidRPr="00FD0D64">
              <w:rPr>
                <w:rFonts w:hint="eastAsia"/>
                <w:sz w:val="21"/>
              </w:rPr>
              <w:t>←</w:t>
            </w:r>
            <w:r w:rsidR="00FD0D64" w:rsidRPr="00FD0D64">
              <w:rPr>
                <w:rFonts w:hint="eastAsia"/>
                <w:sz w:val="21"/>
              </w:rPr>
              <w:t xml:space="preserve"> </w:t>
            </w:r>
            <w:r w:rsidR="00FD0D64" w:rsidRPr="00FD0D64">
              <w:rPr>
                <w:rFonts w:hint="eastAsia"/>
                <w:sz w:val="21"/>
              </w:rPr>
              <w:t>训练集中出现在</w:t>
            </w:r>
            <w:r w:rsidR="00FD0D64" w:rsidRPr="00FD0D64">
              <w:rPr>
                <w:rFonts w:hint="eastAsia"/>
                <w:sz w:val="21"/>
              </w:rPr>
              <w:t>maxBag</w:t>
            </w:r>
            <w:r w:rsidR="00FD0D64" w:rsidRPr="00FD0D64">
              <w:rPr>
                <w:rFonts w:hint="eastAsia"/>
                <w:sz w:val="21"/>
              </w:rPr>
              <w:t>集合中的所有样本</w:t>
            </w:r>
          </w:p>
          <w:p w:rsidR="00FD0D64" w:rsidRPr="00FD0D64" w:rsidRDefault="006D1DA8" w:rsidP="00FD0D64">
            <w:pPr>
              <w:ind w:firstLineChars="0" w:firstLine="0"/>
              <w:rPr>
                <w:sz w:val="21"/>
              </w:rPr>
            </w:pPr>
            <w:r>
              <w:rPr>
                <w:rFonts w:hint="eastAsia"/>
                <w:sz w:val="21"/>
              </w:rPr>
              <w:t xml:space="preserve">(10)   </w:t>
            </w:r>
            <w:r w:rsidR="00FD0D64" w:rsidRPr="00FD0D64">
              <w:rPr>
                <w:rFonts w:hint="eastAsia"/>
                <w:sz w:val="21"/>
              </w:rPr>
              <w:t xml:space="preserve">smallSampleSplit[]  </w:t>
            </w:r>
            <w:r w:rsidR="00FD0D64" w:rsidRPr="00FD0D64">
              <w:rPr>
                <w:rFonts w:hint="eastAsia"/>
                <w:sz w:val="21"/>
              </w:rPr>
              <w:t>←</w:t>
            </w:r>
            <w:r w:rsidR="00FD0D64" w:rsidRPr="00FD0D64">
              <w:rPr>
                <w:rFonts w:hint="eastAsia"/>
                <w:sz w:val="21"/>
              </w:rPr>
              <w:t xml:space="preserve"> splitInstances(smallSamples , k1);//</w:t>
            </w:r>
            <w:r w:rsidR="00FD0D64" w:rsidRPr="00FD0D64">
              <w:rPr>
                <w:rFonts w:hint="eastAsia"/>
                <w:sz w:val="21"/>
              </w:rPr>
              <w:t>小样本集划分为</w:t>
            </w:r>
            <w:r w:rsidR="00FD0D64" w:rsidRPr="00FD0D64">
              <w:rPr>
                <w:rFonts w:hint="eastAsia"/>
                <w:sz w:val="21"/>
              </w:rPr>
              <w:t>k1</w:t>
            </w:r>
            <w:r w:rsidR="00FD0D64" w:rsidRPr="00FD0D64">
              <w:rPr>
                <w:rFonts w:hint="eastAsia"/>
                <w:sz w:val="21"/>
              </w:rPr>
              <w:t>份</w:t>
            </w:r>
          </w:p>
          <w:p w:rsidR="00FD0D64" w:rsidRPr="00FD0D64" w:rsidRDefault="00FD0D64" w:rsidP="00FD0D64">
            <w:pPr>
              <w:ind w:firstLineChars="0" w:firstLine="0"/>
              <w:rPr>
                <w:sz w:val="21"/>
              </w:rPr>
            </w:pPr>
            <w:r w:rsidRPr="00FD0D64">
              <w:rPr>
                <w:rFonts w:hint="eastAsia"/>
                <w:sz w:val="21"/>
              </w:rPr>
              <w:t>(11)</w:t>
            </w:r>
            <w:r w:rsidRPr="00FD0D64">
              <w:rPr>
                <w:rFonts w:hint="eastAsia"/>
                <w:sz w:val="21"/>
              </w:rPr>
              <w:tab/>
              <w:t xml:space="preserve">  maxSampleSplit[]  </w:t>
            </w:r>
            <w:r w:rsidRPr="00FD0D64">
              <w:rPr>
                <w:rFonts w:hint="eastAsia"/>
                <w:sz w:val="21"/>
              </w:rPr>
              <w:t>←</w:t>
            </w:r>
            <w:r w:rsidRPr="00FD0D64">
              <w:rPr>
                <w:rFonts w:hint="eastAsia"/>
                <w:sz w:val="21"/>
              </w:rPr>
              <w:t xml:space="preserve">  splitInstances(maxSample, k2); //</w:t>
            </w:r>
            <w:r w:rsidRPr="00FD0D64">
              <w:rPr>
                <w:rFonts w:hint="eastAsia"/>
                <w:sz w:val="21"/>
              </w:rPr>
              <w:t>大样本集划分为</w:t>
            </w:r>
            <w:r w:rsidRPr="00FD0D64">
              <w:rPr>
                <w:rFonts w:hint="eastAsia"/>
                <w:sz w:val="21"/>
              </w:rPr>
              <w:t>k2</w:t>
            </w:r>
            <w:r w:rsidRPr="00FD0D64">
              <w:rPr>
                <w:rFonts w:hint="eastAsia"/>
                <w:sz w:val="21"/>
              </w:rPr>
              <w:t>份</w:t>
            </w:r>
          </w:p>
          <w:p w:rsidR="00FD0D64" w:rsidRPr="00FD0D64" w:rsidRDefault="006D1DA8" w:rsidP="00FD0D64">
            <w:pPr>
              <w:ind w:firstLineChars="0" w:firstLine="0"/>
              <w:rPr>
                <w:sz w:val="21"/>
              </w:rPr>
            </w:pPr>
            <w:r>
              <w:rPr>
                <w:rFonts w:hint="eastAsia"/>
                <w:sz w:val="21"/>
              </w:rPr>
              <w:t>(12)</w:t>
            </w:r>
            <w:r>
              <w:rPr>
                <w:rFonts w:hint="eastAsia"/>
                <w:sz w:val="21"/>
              </w:rPr>
              <w:tab/>
              <w:t xml:space="preserve">  </w:t>
            </w:r>
            <w:r w:rsidR="00FD0D64" w:rsidRPr="00FD0D64">
              <w:rPr>
                <w:rFonts w:hint="eastAsia"/>
                <w:sz w:val="21"/>
              </w:rPr>
              <w:t xml:space="preserve">double[][]  val </w:t>
            </w:r>
            <w:r w:rsidR="00FD0D64" w:rsidRPr="00FD0D64">
              <w:rPr>
                <w:rFonts w:hint="eastAsia"/>
                <w:sz w:val="21"/>
              </w:rPr>
              <w:t>←</w:t>
            </w:r>
            <w:r w:rsidR="00FD0D64" w:rsidRPr="00FD0D64">
              <w:rPr>
                <w:rFonts w:hint="eastAsia"/>
                <w:sz w:val="21"/>
              </w:rPr>
              <w:t xml:space="preserve"> </w:t>
            </w:r>
            <w:r w:rsidR="00FD0D64" w:rsidRPr="00FD0D64">
              <w:rPr>
                <w:rFonts w:hint="eastAsia"/>
                <w:sz w:val="21"/>
              </w:rPr>
              <w:t>所有测试样本最终的预测结果</w:t>
            </w:r>
          </w:p>
          <w:p w:rsidR="00FD0D64" w:rsidRPr="006D1DA8" w:rsidRDefault="006D1DA8" w:rsidP="00FD0D64">
            <w:pPr>
              <w:ind w:firstLineChars="0" w:firstLine="0"/>
              <w:rPr>
                <w:b/>
                <w:sz w:val="21"/>
              </w:rPr>
            </w:pPr>
            <w:r>
              <w:rPr>
                <w:sz w:val="21"/>
              </w:rPr>
              <w:t>(13)</w:t>
            </w:r>
            <w:r>
              <w:rPr>
                <w:sz w:val="21"/>
              </w:rPr>
              <w:tab/>
            </w:r>
            <w:r>
              <w:rPr>
                <w:rFonts w:hint="eastAsia"/>
                <w:sz w:val="21"/>
              </w:rPr>
              <w:t xml:space="preserve">  </w:t>
            </w:r>
            <w:r w:rsidR="00FD0D64" w:rsidRPr="006D1DA8">
              <w:rPr>
                <w:b/>
                <w:sz w:val="21"/>
              </w:rPr>
              <w:t xml:space="preserve">For </w:t>
            </w:r>
            <w:r w:rsidR="00FD0D64" w:rsidRPr="00FD0D64">
              <w:rPr>
                <w:sz w:val="21"/>
              </w:rPr>
              <w:t>each smallSamples</w:t>
            </w:r>
            <w:r w:rsidR="00FD0D64" w:rsidRPr="006D1DA8">
              <w:rPr>
                <w:b/>
                <w:sz w:val="21"/>
              </w:rPr>
              <w:t xml:space="preserve"> in</w:t>
            </w:r>
            <w:r w:rsidR="00FD0D64" w:rsidRPr="00FD0D64">
              <w:rPr>
                <w:sz w:val="21"/>
              </w:rPr>
              <w:t xml:space="preserve"> smallSampleSplit </w:t>
            </w:r>
            <w:r w:rsidR="00FD0D64" w:rsidRPr="006D1DA8">
              <w:rPr>
                <w:b/>
                <w:sz w:val="21"/>
              </w:rPr>
              <w:t>do</w:t>
            </w:r>
          </w:p>
          <w:p w:rsidR="00FD0D64" w:rsidRPr="006D1DA8" w:rsidRDefault="00FD0D64" w:rsidP="00FD0D64">
            <w:pPr>
              <w:ind w:firstLineChars="0" w:firstLine="0"/>
              <w:rPr>
                <w:b/>
                <w:sz w:val="21"/>
              </w:rPr>
            </w:pPr>
            <w:r w:rsidRPr="00FD0D64">
              <w:rPr>
                <w:sz w:val="21"/>
              </w:rPr>
              <w:t>(14)</w:t>
            </w:r>
            <w:r w:rsidRPr="00FD0D64">
              <w:rPr>
                <w:sz w:val="21"/>
              </w:rPr>
              <w:tab/>
            </w:r>
            <w:r w:rsidRPr="00FD0D64">
              <w:rPr>
                <w:sz w:val="21"/>
              </w:rPr>
              <w:tab/>
            </w:r>
            <w:r w:rsidRPr="00FD0D64">
              <w:rPr>
                <w:sz w:val="21"/>
              </w:rPr>
              <w:tab/>
            </w:r>
            <w:r w:rsidRPr="006D1DA8">
              <w:rPr>
                <w:b/>
                <w:sz w:val="21"/>
              </w:rPr>
              <w:t>For</w:t>
            </w:r>
            <w:r w:rsidRPr="00FD0D64">
              <w:rPr>
                <w:sz w:val="21"/>
              </w:rPr>
              <w:t xml:space="preserve"> each maxSamples</w:t>
            </w:r>
            <w:r w:rsidRPr="006D1DA8">
              <w:rPr>
                <w:b/>
                <w:sz w:val="21"/>
              </w:rPr>
              <w:t xml:space="preserve"> in </w:t>
            </w:r>
            <w:r w:rsidRPr="00FD0D64">
              <w:rPr>
                <w:sz w:val="21"/>
              </w:rPr>
              <w:t xml:space="preserve">maxSampleSplit </w:t>
            </w:r>
            <w:r w:rsidRPr="006D1DA8">
              <w:rPr>
                <w:b/>
                <w:sz w:val="21"/>
              </w:rPr>
              <w:t>do</w:t>
            </w:r>
          </w:p>
          <w:p w:rsidR="00FD0D64" w:rsidRPr="00FD0D64" w:rsidRDefault="00FD0D64" w:rsidP="00FD0D64">
            <w:pPr>
              <w:ind w:firstLineChars="0" w:firstLine="0"/>
              <w:rPr>
                <w:sz w:val="21"/>
              </w:rPr>
            </w:pPr>
            <w:r w:rsidRPr="00FD0D64">
              <w:rPr>
                <w:rFonts w:hint="eastAsia"/>
                <w:sz w:val="21"/>
              </w:rPr>
              <w:t>(15)</w:t>
            </w:r>
            <w:r w:rsidRPr="00FD0D64">
              <w:rPr>
                <w:rFonts w:hint="eastAsia"/>
                <w:sz w:val="21"/>
              </w:rPr>
              <w:tab/>
            </w:r>
            <w:r w:rsidRPr="00FD0D64">
              <w:rPr>
                <w:rFonts w:hint="eastAsia"/>
                <w:sz w:val="21"/>
              </w:rPr>
              <w:tab/>
            </w:r>
            <w:r w:rsidRPr="00FD0D64">
              <w:rPr>
                <w:rFonts w:hint="eastAsia"/>
                <w:sz w:val="21"/>
              </w:rPr>
              <w:tab/>
              <w:t xml:space="preserve">   trainingSet </w:t>
            </w:r>
            <w:r w:rsidRPr="00FD0D64">
              <w:rPr>
                <w:rFonts w:hint="eastAsia"/>
                <w:sz w:val="21"/>
              </w:rPr>
              <w:t>←</w:t>
            </w:r>
            <w:r w:rsidRPr="00FD0D64">
              <w:rPr>
                <w:rFonts w:hint="eastAsia"/>
                <w:sz w:val="21"/>
              </w:rPr>
              <w:t xml:space="preserve"> mergeSamples(smallSamples,  maxSamples)</w:t>
            </w:r>
          </w:p>
          <w:p w:rsidR="00FD0D64" w:rsidRPr="00FD0D64" w:rsidRDefault="00FD0D64" w:rsidP="00FD0D64">
            <w:pPr>
              <w:ind w:firstLineChars="0" w:firstLine="0"/>
              <w:rPr>
                <w:sz w:val="21"/>
              </w:rPr>
            </w:pPr>
            <w:r w:rsidRPr="00FD0D64">
              <w:rPr>
                <w:rFonts w:hint="eastAsia"/>
                <w:sz w:val="21"/>
              </w:rPr>
              <w:t>(16)</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rakelmodel</w:t>
            </w:r>
            <w:r w:rsidRPr="00FD0D64">
              <w:rPr>
                <w:rFonts w:hint="eastAsia"/>
                <w:sz w:val="21"/>
              </w:rPr>
              <w:t>←</w:t>
            </w:r>
            <w:r w:rsidRPr="00FD0D64">
              <w:rPr>
                <w:rFonts w:hint="eastAsia"/>
                <w:sz w:val="21"/>
              </w:rPr>
              <w:t xml:space="preserve"> RAKEL. train (trainingSet);</w:t>
            </w:r>
          </w:p>
          <w:p w:rsidR="00FD0D64" w:rsidRPr="006D1DA8" w:rsidRDefault="00FD0D64" w:rsidP="00FD0D64">
            <w:pPr>
              <w:ind w:firstLineChars="0" w:firstLine="0"/>
              <w:rPr>
                <w:b/>
                <w:sz w:val="21"/>
              </w:rPr>
            </w:pPr>
            <w:r w:rsidRPr="00FD0D64">
              <w:rPr>
                <w:sz w:val="21"/>
              </w:rPr>
              <w:t>(17)</w:t>
            </w:r>
            <w:r w:rsidRPr="00FD0D64">
              <w:rPr>
                <w:sz w:val="21"/>
              </w:rPr>
              <w:tab/>
            </w:r>
            <w:r w:rsidRPr="00FD0D64">
              <w:rPr>
                <w:sz w:val="21"/>
              </w:rPr>
              <w:tab/>
            </w:r>
            <w:r w:rsidRPr="00FD0D64">
              <w:rPr>
                <w:sz w:val="21"/>
              </w:rPr>
              <w:tab/>
            </w:r>
            <w:r w:rsidRPr="00FD0D64">
              <w:rPr>
                <w:sz w:val="21"/>
              </w:rPr>
              <w:tab/>
            </w:r>
            <w:r w:rsidRPr="006D1DA8">
              <w:rPr>
                <w:b/>
                <w:sz w:val="21"/>
              </w:rPr>
              <w:t xml:space="preserve">For </w:t>
            </w:r>
            <w:r w:rsidRPr="00FD0D64">
              <w:rPr>
                <w:sz w:val="21"/>
              </w:rPr>
              <w:t>each sample</w:t>
            </w:r>
            <w:r w:rsidRPr="006D1DA8">
              <w:rPr>
                <w:b/>
                <w:sz w:val="21"/>
              </w:rPr>
              <w:t xml:space="preserve"> in </w:t>
            </w:r>
            <w:r w:rsidRPr="00FD0D64">
              <w:rPr>
                <w:sz w:val="21"/>
              </w:rPr>
              <w:t xml:space="preserve">T </w:t>
            </w:r>
            <w:r w:rsidRPr="006D1DA8">
              <w:rPr>
                <w:b/>
                <w:sz w:val="21"/>
              </w:rPr>
              <w:t>do</w:t>
            </w:r>
          </w:p>
          <w:p w:rsidR="00FD0D64" w:rsidRPr="00FD0D64" w:rsidRDefault="00FD0D64" w:rsidP="00FD0D64">
            <w:pPr>
              <w:ind w:firstLineChars="0" w:firstLine="0"/>
              <w:rPr>
                <w:sz w:val="21"/>
              </w:rPr>
            </w:pPr>
            <w:r w:rsidRPr="00FD0D64">
              <w:rPr>
                <w:rFonts w:hint="eastAsia"/>
                <w:sz w:val="21"/>
              </w:rPr>
              <w:t>(18)</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output</w:t>
            </w:r>
            <w:r w:rsidRPr="00FD0D64">
              <w:rPr>
                <w:rFonts w:hint="eastAsia"/>
                <w:sz w:val="21"/>
              </w:rPr>
              <w:t>←</w:t>
            </w:r>
            <w:r w:rsidRPr="00FD0D64">
              <w:rPr>
                <w:rFonts w:hint="eastAsia"/>
                <w:sz w:val="21"/>
              </w:rPr>
              <w:t xml:space="preserve"> rakelmodel.prediction(sample)</w:t>
            </w:r>
          </w:p>
          <w:p w:rsidR="00FD0D64" w:rsidRPr="00FD0D64" w:rsidRDefault="00FD0D64" w:rsidP="00FD0D64">
            <w:pPr>
              <w:ind w:firstLineChars="0" w:firstLine="0"/>
              <w:rPr>
                <w:sz w:val="21"/>
              </w:rPr>
            </w:pPr>
            <w:r w:rsidRPr="00FD0D64">
              <w:rPr>
                <w:rFonts w:hint="eastAsia"/>
                <w:sz w:val="21"/>
              </w:rPr>
              <w:t>(19)</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Val +=output</w:t>
            </w:r>
            <w:r w:rsidRPr="00FD0D64">
              <w:rPr>
                <w:rFonts w:hint="eastAsia"/>
                <w:sz w:val="21"/>
              </w:rPr>
              <w:t>的结果按在</w:t>
            </w:r>
            <w:r w:rsidRPr="00FD0D64">
              <w:rPr>
                <w:rFonts w:hint="eastAsia"/>
                <w:sz w:val="21"/>
              </w:rPr>
              <w:t>val</w:t>
            </w:r>
            <w:r w:rsidRPr="00FD0D64">
              <w:rPr>
                <w:rFonts w:hint="eastAsia"/>
                <w:sz w:val="21"/>
              </w:rPr>
              <w:t>的位置进行累加</w:t>
            </w:r>
          </w:p>
          <w:p w:rsidR="00FD0D64" w:rsidRPr="00FD0D64" w:rsidRDefault="00FD0D64" w:rsidP="00FD0D64">
            <w:pPr>
              <w:ind w:firstLineChars="0" w:firstLine="0"/>
              <w:rPr>
                <w:sz w:val="21"/>
              </w:rPr>
            </w:pPr>
            <w:r w:rsidRPr="00FD0D64">
              <w:rPr>
                <w:sz w:val="21"/>
              </w:rPr>
              <w:t>(20)</w:t>
            </w:r>
            <w:r w:rsidRPr="00FD0D64">
              <w:rPr>
                <w:sz w:val="21"/>
              </w:rPr>
              <w:tab/>
              <w:t xml:space="preserve">        </w:t>
            </w:r>
            <w:r w:rsidRPr="006D1DA8">
              <w:rPr>
                <w:b/>
                <w:sz w:val="21"/>
              </w:rPr>
              <w:t xml:space="preserve">  End for</w:t>
            </w:r>
          </w:p>
          <w:p w:rsidR="00FD0D64" w:rsidRPr="006D1DA8" w:rsidRDefault="00FD0D64" w:rsidP="00FD0D64">
            <w:pPr>
              <w:ind w:firstLineChars="0" w:firstLine="0"/>
              <w:rPr>
                <w:b/>
                <w:sz w:val="21"/>
              </w:rPr>
            </w:pPr>
            <w:r w:rsidRPr="00FD0D64">
              <w:rPr>
                <w:sz w:val="21"/>
              </w:rPr>
              <w:t>(21)</w:t>
            </w:r>
            <w:r w:rsidRPr="00FD0D64">
              <w:rPr>
                <w:sz w:val="21"/>
              </w:rPr>
              <w:tab/>
              <w:t xml:space="preserve">      </w:t>
            </w:r>
            <w:r w:rsidRPr="006D1DA8">
              <w:rPr>
                <w:b/>
                <w:sz w:val="21"/>
              </w:rPr>
              <w:t xml:space="preserve"> End for</w:t>
            </w:r>
          </w:p>
          <w:p w:rsidR="00FD0D64" w:rsidRPr="006D1DA8" w:rsidRDefault="00FD0D64" w:rsidP="00FD0D64">
            <w:pPr>
              <w:ind w:firstLineChars="0" w:firstLine="0"/>
              <w:rPr>
                <w:b/>
                <w:sz w:val="21"/>
              </w:rPr>
            </w:pPr>
            <w:r w:rsidRPr="00FD0D64">
              <w:rPr>
                <w:sz w:val="21"/>
              </w:rPr>
              <w:t>(22)</w:t>
            </w:r>
            <w:r w:rsidRPr="00FD0D64">
              <w:rPr>
                <w:sz w:val="21"/>
              </w:rPr>
              <w:tab/>
              <w:t xml:space="preserve">   </w:t>
            </w:r>
            <w:r w:rsidRPr="006D1DA8">
              <w:rPr>
                <w:b/>
                <w:sz w:val="21"/>
              </w:rPr>
              <w:t xml:space="preserve"> End for</w:t>
            </w:r>
          </w:p>
          <w:p w:rsidR="00FD0D64" w:rsidRPr="00FD0D64" w:rsidRDefault="00FD0D64" w:rsidP="00FD0D64">
            <w:pPr>
              <w:ind w:firstLineChars="0" w:firstLine="0"/>
              <w:rPr>
                <w:sz w:val="21"/>
              </w:rPr>
            </w:pPr>
            <w:r w:rsidRPr="00FD0D64">
              <w:rPr>
                <w:sz w:val="21"/>
              </w:rPr>
              <w:t>(23)</w:t>
            </w:r>
            <w:r w:rsidRPr="00FD0D64">
              <w:rPr>
                <w:sz w:val="21"/>
              </w:rPr>
              <w:tab/>
              <w:t xml:space="preserve">    val[i][j]=val[i][j]/(smallSampleSplit.length*maxSampleSplit.length)</w:t>
            </w:r>
          </w:p>
          <w:p w:rsidR="00FD0D64" w:rsidRPr="006D1DA8" w:rsidRDefault="00FD0D64" w:rsidP="00FD0D64">
            <w:pPr>
              <w:ind w:firstLineChars="0" w:firstLine="0"/>
              <w:rPr>
                <w:b/>
                <w:sz w:val="21"/>
              </w:rPr>
            </w:pPr>
            <w:r w:rsidRPr="00FD0D64">
              <w:rPr>
                <w:sz w:val="21"/>
              </w:rPr>
              <w:t>(24)</w:t>
            </w:r>
            <w:r w:rsidRPr="00FD0D64">
              <w:rPr>
                <w:sz w:val="21"/>
              </w:rPr>
              <w:tab/>
            </w:r>
            <w:r w:rsidRPr="00FD0D64">
              <w:rPr>
                <w:sz w:val="21"/>
              </w:rPr>
              <w:tab/>
            </w:r>
            <w:r w:rsidRPr="006D1DA8">
              <w:rPr>
                <w:b/>
                <w:sz w:val="21"/>
              </w:rPr>
              <w:t>return val</w:t>
            </w:r>
          </w:p>
          <w:p w:rsidR="00FD0D64" w:rsidRPr="006D1DA8" w:rsidRDefault="00FD0D64" w:rsidP="006D1DA8">
            <w:pPr>
              <w:ind w:firstLineChars="0" w:firstLine="0"/>
              <w:rPr>
                <w:b/>
                <w:sz w:val="21"/>
              </w:rPr>
            </w:pPr>
            <w:r w:rsidRPr="00FD0D64">
              <w:rPr>
                <w:sz w:val="21"/>
              </w:rPr>
              <w:t>(25)</w:t>
            </w:r>
            <w:r w:rsidRPr="00FD0D64">
              <w:rPr>
                <w:sz w:val="21"/>
              </w:rPr>
              <w:tab/>
            </w:r>
            <w:r w:rsidRPr="006D1DA8">
              <w:rPr>
                <w:b/>
                <w:sz w:val="21"/>
              </w:rPr>
              <w:t>End function</w:t>
            </w:r>
          </w:p>
        </w:tc>
      </w:tr>
    </w:tbl>
    <w:p w:rsidR="006822E9" w:rsidRDefault="006822E9" w:rsidP="006822E9">
      <w:pPr>
        <w:pStyle w:val="2"/>
      </w:pPr>
      <w:bookmarkStart w:id="418" w:name="_Toc511730113"/>
      <w:bookmarkStart w:id="419" w:name="_Toc511756946"/>
      <w:r>
        <w:rPr>
          <w:rFonts w:hint="eastAsia"/>
        </w:rPr>
        <w:t>实验</w:t>
      </w:r>
      <w:bookmarkEnd w:id="418"/>
      <w:bookmarkEnd w:id="419"/>
    </w:p>
    <w:p w:rsidR="006822E9" w:rsidRDefault="006822E9" w:rsidP="006822E9">
      <w:pPr>
        <w:pStyle w:val="3"/>
      </w:pPr>
      <w:bookmarkStart w:id="420" w:name="_Toc511730114"/>
      <w:bookmarkStart w:id="421" w:name="_Toc511756947"/>
      <w:r w:rsidRPr="006822E9">
        <w:rPr>
          <w:rFonts w:hint="eastAsia"/>
        </w:rPr>
        <w:t>数据集分析与处理</w:t>
      </w:r>
      <w:bookmarkEnd w:id="420"/>
      <w:bookmarkEnd w:id="421"/>
    </w:p>
    <w:p w:rsidR="006D1DA8" w:rsidRDefault="006D1DA8" w:rsidP="006D1DA8">
      <w:pPr>
        <w:ind w:firstLine="480"/>
      </w:pPr>
      <w:r>
        <w:rPr>
          <w:rFonts w:hint="eastAsia"/>
        </w:rPr>
        <w:t>本次实验在</w:t>
      </w:r>
      <w:r>
        <w:rPr>
          <w:rFonts w:hint="eastAsia"/>
        </w:rPr>
        <w:t>4.2</w:t>
      </w:r>
      <w:r>
        <w:rPr>
          <w:rFonts w:hint="eastAsia"/>
        </w:rPr>
        <w:t>节基础上进行的，对原始心血管疾病数据集通过</w:t>
      </w:r>
      <w:r>
        <w:rPr>
          <w:rFonts w:hint="eastAsia"/>
        </w:rPr>
        <w:t>ML-DARS</w:t>
      </w:r>
      <w:r>
        <w:rPr>
          <w:rFonts w:hint="eastAsia"/>
        </w:rPr>
        <w:t>算法进行处理，降低冗余数据，调整数据分布，获得合理的数据集。</w:t>
      </w:r>
    </w:p>
    <w:p w:rsidR="006D1DA8" w:rsidRDefault="006D1DA8" w:rsidP="006D1DA8">
      <w:pPr>
        <w:ind w:firstLine="480"/>
      </w:pPr>
      <w:r>
        <w:rPr>
          <w:rFonts w:hint="eastAsia"/>
        </w:rPr>
        <w:t>原始数据集基数</w:t>
      </w:r>
      <w:r>
        <w:rPr>
          <w:rFonts w:hint="eastAsia"/>
        </w:rPr>
        <w:t>card</w:t>
      </w:r>
      <w:r>
        <w:rPr>
          <w:rFonts w:hint="eastAsia"/>
        </w:rPr>
        <w:t>为</w:t>
      </w:r>
      <w:r>
        <w:rPr>
          <w:rFonts w:hint="eastAsia"/>
        </w:rPr>
        <w:t>1.46</w:t>
      </w:r>
      <w:r>
        <w:rPr>
          <w:rFonts w:hint="eastAsia"/>
        </w:rPr>
        <w:t>，密度</w:t>
      </w:r>
      <w:r>
        <w:rPr>
          <w:rFonts w:hint="eastAsia"/>
        </w:rPr>
        <w:t>density</w:t>
      </w:r>
      <w:r>
        <w:rPr>
          <w:rFonts w:hint="eastAsia"/>
        </w:rPr>
        <w:t>为</w:t>
      </w:r>
      <w:r>
        <w:rPr>
          <w:rFonts w:hint="eastAsia"/>
        </w:rPr>
        <w:t>0.16</w:t>
      </w:r>
      <w:r>
        <w:rPr>
          <w:rFonts w:hint="eastAsia"/>
        </w:rPr>
        <w:t>，共存在</w:t>
      </w:r>
      <w:r>
        <w:rPr>
          <w:rFonts w:hint="eastAsia"/>
        </w:rPr>
        <w:t>197</w:t>
      </w:r>
      <w:r>
        <w:rPr>
          <w:rFonts w:hint="eastAsia"/>
        </w:rPr>
        <w:t>种不同的标签组合，数据分布如图</w:t>
      </w:r>
      <w:r>
        <w:rPr>
          <w:rFonts w:hint="eastAsia"/>
        </w:rPr>
        <w:t>4-4</w:t>
      </w:r>
      <w:r>
        <w:rPr>
          <w:rFonts w:hint="eastAsia"/>
        </w:rPr>
        <w:t>所示，由于心血管疾病数据集有</w:t>
      </w:r>
      <w:r>
        <w:rPr>
          <w:rFonts w:hint="eastAsia"/>
        </w:rPr>
        <w:t>9</w:t>
      </w:r>
      <w:r>
        <w:rPr>
          <w:rFonts w:hint="eastAsia"/>
        </w:rPr>
        <w:t>个目标标签，所以理论上组合情况一共有</w:t>
      </w:r>
      <w:r>
        <w:rPr>
          <w:rFonts w:hint="eastAsia"/>
        </w:rPr>
        <w:t>512</w:t>
      </w:r>
      <w:r>
        <w:rPr>
          <w:rFonts w:hint="eastAsia"/>
        </w:rPr>
        <w:t>种，这里我们通过对原始数据集标签规模排序，取出了</w:t>
      </w:r>
      <w:r>
        <w:rPr>
          <w:rFonts w:hint="eastAsia"/>
        </w:rPr>
        <w:t>40</w:t>
      </w:r>
      <w:r>
        <w:rPr>
          <w:rFonts w:hint="eastAsia"/>
        </w:rPr>
        <w:t>种标签组合的</w:t>
      </w:r>
      <w:r>
        <w:rPr>
          <w:rFonts w:hint="eastAsia"/>
        </w:rPr>
        <w:lastRenderedPageBreak/>
        <w:t>分布情况。经过</w:t>
      </w:r>
      <w:r>
        <w:rPr>
          <w:rFonts w:hint="eastAsia"/>
        </w:rPr>
        <w:t>ML-DARS</w:t>
      </w:r>
      <w:r>
        <w:rPr>
          <w:rFonts w:hint="eastAsia"/>
        </w:rPr>
        <w:t>算法处理，新数据集基数</w:t>
      </w:r>
      <w:r>
        <w:rPr>
          <w:rFonts w:hint="eastAsia"/>
        </w:rPr>
        <w:t>card</w:t>
      </w:r>
      <w:r>
        <w:rPr>
          <w:rFonts w:hint="eastAsia"/>
        </w:rPr>
        <w:t>为</w:t>
      </w:r>
      <w:r>
        <w:rPr>
          <w:rFonts w:hint="eastAsia"/>
        </w:rPr>
        <w:t>2.24</w:t>
      </w:r>
      <w:r>
        <w:rPr>
          <w:rFonts w:hint="eastAsia"/>
        </w:rPr>
        <w:t>，密度</w:t>
      </w:r>
      <w:r>
        <w:rPr>
          <w:rFonts w:hint="eastAsia"/>
        </w:rPr>
        <w:t>density</w:t>
      </w:r>
      <w:r>
        <w:rPr>
          <w:rFonts w:hint="eastAsia"/>
        </w:rPr>
        <w:t>为</w:t>
      </w:r>
      <w:r>
        <w:rPr>
          <w:rFonts w:hint="eastAsia"/>
        </w:rPr>
        <w:t>0.25</w:t>
      </w:r>
      <w:r>
        <w:rPr>
          <w:rFonts w:hint="eastAsia"/>
        </w:rPr>
        <w:t>，共存在</w:t>
      </w:r>
      <w:r>
        <w:rPr>
          <w:rFonts w:hint="eastAsia"/>
        </w:rPr>
        <w:t>199</w:t>
      </w:r>
      <w:r>
        <w:rPr>
          <w:rFonts w:hint="eastAsia"/>
        </w:rPr>
        <w:t>种不同的标签组合，前</w:t>
      </w:r>
      <w:r>
        <w:rPr>
          <w:rFonts w:hint="eastAsia"/>
        </w:rPr>
        <w:t>40</w:t>
      </w:r>
      <w:r>
        <w:rPr>
          <w:rFonts w:hint="eastAsia"/>
        </w:rPr>
        <w:t>中标签组合分布如图</w:t>
      </w:r>
      <w:r>
        <w:rPr>
          <w:rFonts w:hint="eastAsia"/>
        </w:rPr>
        <w:t>4-5</w:t>
      </w:r>
      <w:r>
        <w:rPr>
          <w:rFonts w:hint="eastAsia"/>
        </w:rPr>
        <w:t>，可以看出，前</w:t>
      </w:r>
      <w:r>
        <w:rPr>
          <w:rFonts w:hint="eastAsia"/>
        </w:rPr>
        <w:t>5</w:t>
      </w:r>
      <w:r>
        <w:rPr>
          <w:rFonts w:hint="eastAsia"/>
        </w:rPr>
        <w:t>种标签组合占数据集的大部分，特别是标签组合</w:t>
      </w:r>
      <w:r>
        <w:rPr>
          <w:rFonts w:hint="eastAsia"/>
        </w:rPr>
        <w:t>Label1</w:t>
      </w:r>
      <w:r>
        <w:rPr>
          <w:rFonts w:hint="eastAsia"/>
        </w:rPr>
        <w:t>，在原始数据集中几乎占据了全部，经处理后，降低了该组合标签的比重，</w:t>
      </w:r>
      <w:r>
        <w:rPr>
          <w:rFonts w:hint="eastAsia"/>
        </w:rPr>
        <w:t>ML-DARS</w:t>
      </w:r>
      <w:r>
        <w:rPr>
          <w:rFonts w:hint="eastAsia"/>
        </w:rPr>
        <w:t>算法有效均衡了数据集的分布，且在总体上保持了原有数据分布。</w:t>
      </w:r>
    </w:p>
    <w:p w:rsidR="006D1DA8" w:rsidRDefault="006D1DA8" w:rsidP="006D1DA8">
      <w:pPr>
        <w:ind w:firstLine="480"/>
      </w:pPr>
    </w:p>
    <w:p w:rsidR="006D1DA8" w:rsidRDefault="006D1DA8" w:rsidP="006D1DA8">
      <w:pPr>
        <w:ind w:firstLine="480"/>
      </w:pPr>
      <w:r w:rsidRPr="00511B98">
        <w:rPr>
          <w:noProof/>
        </w:rPr>
        <w:object w:dxaOrig="8209" w:dyaOrig="4743">
          <v:shape id="图表 31" o:spid="_x0000_i1142" type="#_x0000_t75" style="width:410.25pt;height:236.95pt;visibility:visible" o:ole="">
            <v:imagedata r:id="rId149" o:title=""/>
            <o:lock v:ext="edit" aspectratio="f"/>
          </v:shape>
          <o:OLEObject Type="Embed" ProgID="Excel.Sheet.8" ShapeID="图表 31" DrawAspect="Content" ObjectID="_1585767099" r:id="rId150">
            <o:FieldCodes>\s</o:FieldCodes>
          </o:OLEObject>
        </w:object>
      </w:r>
    </w:p>
    <w:p w:rsidR="006D1DA8" w:rsidRDefault="006D1DA8" w:rsidP="006D1DA8">
      <w:pPr>
        <w:spacing w:beforeLines="50" w:before="120" w:afterLines="50" w:after="120"/>
        <w:ind w:firstLine="480"/>
        <w:jc w:val="center"/>
      </w:pPr>
      <w:r w:rsidRPr="006D1DA8">
        <w:rPr>
          <w:rFonts w:hint="eastAsia"/>
        </w:rPr>
        <w:t>图</w:t>
      </w:r>
      <w:r w:rsidRPr="006D1DA8">
        <w:rPr>
          <w:rFonts w:hint="eastAsia"/>
        </w:rPr>
        <w:t xml:space="preserve">4-4 </w:t>
      </w:r>
      <w:r w:rsidRPr="006D1DA8">
        <w:rPr>
          <w:rFonts w:hint="eastAsia"/>
        </w:rPr>
        <w:t>原始数据集部分标签分布</w:t>
      </w:r>
    </w:p>
    <w:p w:rsidR="006D1DA8" w:rsidRDefault="006D1DA8" w:rsidP="006D1DA8">
      <w:pPr>
        <w:ind w:firstLine="480"/>
      </w:pPr>
      <w:r w:rsidRPr="00511B98">
        <w:rPr>
          <w:noProof/>
        </w:rPr>
        <w:object w:dxaOrig="8199" w:dyaOrig="4724">
          <v:shape id="图表 34" o:spid="_x0000_i1143" type="#_x0000_t75" style="width:410.25pt;height:236.1pt;visibility:visible" o:ole="">
            <v:imagedata r:id="rId151" o:title=""/>
            <o:lock v:ext="edit" aspectratio="f"/>
          </v:shape>
          <o:OLEObject Type="Embed" ProgID="Excel.Sheet.8" ShapeID="图表 34" DrawAspect="Content" ObjectID="_1585767100" r:id="rId152">
            <o:FieldCodes>\s</o:FieldCodes>
          </o:OLEObject>
        </w:object>
      </w:r>
    </w:p>
    <w:p w:rsidR="006D1DA8" w:rsidRDefault="006D1DA8" w:rsidP="006D1DA8">
      <w:pPr>
        <w:spacing w:beforeLines="50" w:before="120"/>
        <w:ind w:firstLine="480"/>
        <w:jc w:val="center"/>
      </w:pPr>
      <w:r w:rsidRPr="006D1DA8">
        <w:rPr>
          <w:rFonts w:hint="eastAsia"/>
        </w:rPr>
        <w:t>图</w:t>
      </w:r>
      <w:r w:rsidRPr="006D1DA8">
        <w:rPr>
          <w:rFonts w:hint="eastAsia"/>
        </w:rPr>
        <w:t>4-5 ML-DARS</w:t>
      </w:r>
      <w:r w:rsidRPr="006D1DA8">
        <w:rPr>
          <w:rFonts w:hint="eastAsia"/>
        </w:rPr>
        <w:t>算法均衡后的部分数据分布</w:t>
      </w:r>
    </w:p>
    <w:p w:rsidR="006D1DA8" w:rsidRDefault="006D1DA8" w:rsidP="006D1DA8">
      <w:pPr>
        <w:ind w:firstLine="480"/>
      </w:pPr>
      <w:r w:rsidRPr="006D1DA8">
        <w:rPr>
          <w:rFonts w:hint="eastAsia"/>
        </w:rPr>
        <w:t>经处理，将新的多标签数据集应用于模型预测过程。新数据集包括训练集和测试集数据统计如表（</w:t>
      </w:r>
      <w:r w:rsidRPr="006D1DA8">
        <w:rPr>
          <w:rFonts w:hint="eastAsia"/>
        </w:rPr>
        <w:t>4-4</w:t>
      </w:r>
      <w:r w:rsidRPr="006D1DA8">
        <w:rPr>
          <w:rFonts w:hint="eastAsia"/>
        </w:rPr>
        <w:t>）所示：</w:t>
      </w:r>
    </w:p>
    <w:p w:rsidR="006D1DA8" w:rsidRPr="00955512" w:rsidRDefault="006D1DA8" w:rsidP="006D1DA8">
      <w:pPr>
        <w:pStyle w:val="af4"/>
        <w:ind w:left="420" w:firstLineChars="50" w:firstLine="120"/>
        <w:jc w:val="center"/>
        <w:rPr>
          <w:sz w:val="24"/>
        </w:rPr>
      </w:pPr>
      <w:r w:rsidRPr="00955512">
        <w:rPr>
          <w:rFonts w:hint="eastAsia"/>
          <w:sz w:val="24"/>
        </w:rPr>
        <w:lastRenderedPageBreak/>
        <w:t>表</w:t>
      </w:r>
      <w:r w:rsidRPr="00955512">
        <w:rPr>
          <w:rFonts w:hint="eastAsia"/>
          <w:sz w:val="24"/>
        </w:rPr>
        <w:t xml:space="preserve">4-4  </w:t>
      </w:r>
      <w:r w:rsidRPr="00955512">
        <w:rPr>
          <w:rFonts w:hint="eastAsia"/>
          <w:sz w:val="24"/>
        </w:rPr>
        <w:t>最终的数据集统计</w:t>
      </w:r>
    </w:p>
    <w:tbl>
      <w:tblPr>
        <w:tblW w:w="6735" w:type="dxa"/>
        <w:jc w:val="center"/>
        <w:tblBorders>
          <w:insideH w:val="single" w:sz="18" w:space="0" w:color="FFFFFF"/>
          <w:insideV w:val="single" w:sz="18" w:space="0" w:color="FFFFFF"/>
        </w:tblBorders>
        <w:tblLayout w:type="fixed"/>
        <w:tblLook w:val="04A0" w:firstRow="1" w:lastRow="0" w:firstColumn="1" w:lastColumn="0" w:noHBand="0" w:noVBand="1"/>
      </w:tblPr>
      <w:tblGrid>
        <w:gridCol w:w="1384"/>
        <w:gridCol w:w="1333"/>
        <w:gridCol w:w="1157"/>
        <w:gridCol w:w="1437"/>
        <w:gridCol w:w="1424"/>
      </w:tblGrid>
      <w:tr w:rsidR="005C2D02" w:rsidTr="005C2D02">
        <w:trPr>
          <w:trHeight w:val="372"/>
          <w:jc w:val="center"/>
        </w:trPr>
        <w:tc>
          <w:tcPr>
            <w:tcW w:w="1384" w:type="dxa"/>
            <w:shd w:val="pct20" w:color="000000" w:fill="FFFFFF"/>
          </w:tcPr>
          <w:p w:rsidR="006D1DA8" w:rsidRPr="005C2D02" w:rsidRDefault="006D1DA8" w:rsidP="005C2D02">
            <w:pPr>
              <w:ind w:firstLineChars="0" w:firstLine="0"/>
              <w:rPr>
                <w:b/>
                <w:bCs/>
              </w:rPr>
            </w:pPr>
            <w:r w:rsidRPr="005C2D02">
              <w:rPr>
                <w:rFonts w:hint="eastAsia"/>
                <w:b/>
                <w:bCs/>
              </w:rPr>
              <w:t>数据集</w:t>
            </w:r>
          </w:p>
        </w:tc>
        <w:tc>
          <w:tcPr>
            <w:tcW w:w="1333" w:type="dxa"/>
            <w:shd w:val="pct20" w:color="000000" w:fill="FFFFFF"/>
          </w:tcPr>
          <w:p w:rsidR="006D1DA8" w:rsidRPr="005C2D02" w:rsidRDefault="006D1DA8" w:rsidP="005C2D02">
            <w:pPr>
              <w:ind w:firstLineChars="0" w:firstLine="0"/>
              <w:rPr>
                <w:b/>
                <w:bCs/>
                <w:i/>
                <w:iCs/>
              </w:rPr>
            </w:pPr>
            <w:r w:rsidRPr="005C2D02">
              <w:rPr>
                <w:rFonts w:hint="eastAsia"/>
                <w:b/>
                <w:bCs/>
              </w:rPr>
              <w:t>样本数</w:t>
            </w:r>
          </w:p>
        </w:tc>
        <w:tc>
          <w:tcPr>
            <w:tcW w:w="1157" w:type="dxa"/>
            <w:shd w:val="pct20" w:color="000000" w:fill="FFFFFF"/>
          </w:tcPr>
          <w:p w:rsidR="006D1DA8" w:rsidRPr="005C2D02" w:rsidRDefault="006D1DA8" w:rsidP="005C2D02">
            <w:pPr>
              <w:ind w:firstLineChars="0" w:firstLine="0"/>
              <w:rPr>
                <w:b/>
                <w:bCs/>
                <w:i/>
                <w:iCs/>
              </w:rPr>
            </w:pPr>
            <w:r w:rsidRPr="005C2D02">
              <w:rPr>
                <w:rFonts w:hint="eastAsia"/>
                <w:b/>
                <w:bCs/>
              </w:rPr>
              <w:t>特征数</w:t>
            </w:r>
          </w:p>
        </w:tc>
        <w:tc>
          <w:tcPr>
            <w:tcW w:w="1437" w:type="dxa"/>
            <w:shd w:val="pct20" w:color="000000" w:fill="FFFFFF"/>
          </w:tcPr>
          <w:p w:rsidR="006D1DA8" w:rsidRPr="005C2D02" w:rsidRDefault="006D1DA8" w:rsidP="005C2D02">
            <w:pPr>
              <w:ind w:firstLineChars="0" w:firstLine="0"/>
              <w:rPr>
                <w:b/>
                <w:bCs/>
                <w:i/>
                <w:iCs/>
              </w:rPr>
            </w:pPr>
            <w:r w:rsidRPr="005C2D02">
              <w:rPr>
                <w:rFonts w:hint="eastAsia"/>
                <w:b/>
                <w:bCs/>
              </w:rPr>
              <w:t>标签组合数</w:t>
            </w:r>
          </w:p>
        </w:tc>
        <w:tc>
          <w:tcPr>
            <w:tcW w:w="1424" w:type="dxa"/>
            <w:shd w:val="pct20" w:color="000000" w:fill="FFFFFF"/>
          </w:tcPr>
          <w:p w:rsidR="006D1DA8" w:rsidRPr="005C2D02" w:rsidRDefault="006D1DA8" w:rsidP="005C2D02">
            <w:pPr>
              <w:ind w:firstLineChars="0" w:firstLine="0"/>
              <w:rPr>
                <w:b/>
                <w:bCs/>
                <w:i/>
                <w:iCs/>
              </w:rPr>
            </w:pPr>
            <w:r w:rsidRPr="005C2D02">
              <w:rPr>
                <w:rFonts w:hint="eastAsia"/>
                <w:b/>
                <w:bCs/>
              </w:rPr>
              <w:t>标签基数</w:t>
            </w:r>
          </w:p>
        </w:tc>
      </w:tr>
      <w:tr w:rsidR="005C2D02" w:rsidTr="005C2D02">
        <w:trPr>
          <w:trHeight w:val="391"/>
          <w:jc w:val="center"/>
        </w:trPr>
        <w:tc>
          <w:tcPr>
            <w:tcW w:w="1384" w:type="dxa"/>
            <w:shd w:val="pct5" w:color="000000" w:fill="FFFFFF"/>
          </w:tcPr>
          <w:p w:rsidR="006D1DA8" w:rsidRDefault="006D1DA8" w:rsidP="005C2D02">
            <w:pPr>
              <w:ind w:firstLineChars="0" w:firstLine="0"/>
            </w:pPr>
            <w:r>
              <w:rPr>
                <w:rFonts w:hint="eastAsia"/>
              </w:rPr>
              <w:t>训练集</w:t>
            </w:r>
            <w:r>
              <w:rPr>
                <w:rFonts w:hint="eastAsia"/>
              </w:rPr>
              <w:t xml:space="preserve"> </w:t>
            </w:r>
          </w:p>
        </w:tc>
        <w:tc>
          <w:tcPr>
            <w:tcW w:w="1333" w:type="dxa"/>
            <w:shd w:val="pct5" w:color="000000" w:fill="FFFFFF"/>
          </w:tcPr>
          <w:p w:rsidR="006D1DA8" w:rsidRDefault="006D1DA8" w:rsidP="005C2D02">
            <w:pPr>
              <w:ind w:firstLine="480"/>
              <w:jc w:val="center"/>
            </w:pPr>
            <w:r>
              <w:rPr>
                <w:rFonts w:hint="eastAsia"/>
              </w:rPr>
              <w:t>19896</w:t>
            </w:r>
          </w:p>
        </w:tc>
        <w:tc>
          <w:tcPr>
            <w:tcW w:w="1157" w:type="dxa"/>
            <w:shd w:val="pct5" w:color="000000" w:fill="FFFFFF"/>
          </w:tcPr>
          <w:p w:rsidR="006D1DA8" w:rsidRDefault="006D1DA8" w:rsidP="005C2D02">
            <w:pPr>
              <w:ind w:firstLine="480"/>
              <w:jc w:val="center"/>
            </w:pPr>
            <w:r>
              <w:rPr>
                <w:rFonts w:hint="eastAsia"/>
              </w:rPr>
              <w:t>296</w:t>
            </w:r>
          </w:p>
        </w:tc>
        <w:tc>
          <w:tcPr>
            <w:tcW w:w="1437" w:type="dxa"/>
            <w:shd w:val="pct5" w:color="000000" w:fill="FFFFFF"/>
          </w:tcPr>
          <w:p w:rsidR="006D1DA8" w:rsidRDefault="006D1DA8" w:rsidP="005C2D02">
            <w:pPr>
              <w:ind w:firstLine="480"/>
              <w:jc w:val="center"/>
            </w:pPr>
            <w:r>
              <w:rPr>
                <w:rFonts w:hint="eastAsia"/>
              </w:rPr>
              <w:t>199</w:t>
            </w:r>
          </w:p>
        </w:tc>
        <w:tc>
          <w:tcPr>
            <w:tcW w:w="1424" w:type="dxa"/>
            <w:shd w:val="pct5" w:color="000000" w:fill="FFFFFF"/>
          </w:tcPr>
          <w:p w:rsidR="006D1DA8" w:rsidRDefault="006D1DA8" w:rsidP="005C2D02">
            <w:pPr>
              <w:ind w:firstLine="480"/>
              <w:jc w:val="center"/>
            </w:pPr>
            <w:r>
              <w:rPr>
                <w:rFonts w:hint="eastAsia"/>
              </w:rPr>
              <w:t>2.24</w:t>
            </w:r>
          </w:p>
        </w:tc>
      </w:tr>
      <w:tr w:rsidR="005C2D02" w:rsidTr="005C2D02">
        <w:trPr>
          <w:trHeight w:val="391"/>
          <w:jc w:val="center"/>
        </w:trPr>
        <w:tc>
          <w:tcPr>
            <w:tcW w:w="1384" w:type="dxa"/>
            <w:shd w:val="clear" w:color="auto" w:fill="EAF1DD"/>
          </w:tcPr>
          <w:p w:rsidR="006D1DA8" w:rsidRDefault="006D1DA8" w:rsidP="005C2D02">
            <w:pPr>
              <w:ind w:firstLineChars="0" w:firstLine="0"/>
            </w:pPr>
            <w:r>
              <w:rPr>
                <w:rFonts w:hint="eastAsia"/>
              </w:rPr>
              <w:t>测试集</w:t>
            </w:r>
          </w:p>
        </w:tc>
        <w:tc>
          <w:tcPr>
            <w:tcW w:w="1333" w:type="dxa"/>
            <w:shd w:val="clear" w:color="auto" w:fill="EAF1DD"/>
          </w:tcPr>
          <w:p w:rsidR="006D1DA8" w:rsidRDefault="006D1DA8" w:rsidP="005C2D02">
            <w:pPr>
              <w:ind w:firstLine="480"/>
              <w:jc w:val="center"/>
            </w:pPr>
            <w:r w:rsidRPr="005C2D02">
              <w:rPr>
                <w:rFonts w:hint="eastAsia"/>
                <w:color w:val="FF0000"/>
              </w:rPr>
              <w:t>6</w:t>
            </w:r>
            <w:r w:rsidRPr="005C2D02">
              <w:rPr>
                <w:color w:val="FF0000"/>
              </w:rPr>
              <w:t>682</w:t>
            </w:r>
          </w:p>
        </w:tc>
        <w:tc>
          <w:tcPr>
            <w:tcW w:w="1157" w:type="dxa"/>
            <w:shd w:val="clear" w:color="auto" w:fill="EAF1DD"/>
          </w:tcPr>
          <w:p w:rsidR="006D1DA8" w:rsidRDefault="006D1DA8" w:rsidP="005C2D02">
            <w:pPr>
              <w:ind w:firstLine="480"/>
              <w:jc w:val="center"/>
            </w:pPr>
            <w:r>
              <w:rPr>
                <w:rFonts w:hint="eastAsia"/>
              </w:rPr>
              <w:t>296</w:t>
            </w:r>
          </w:p>
        </w:tc>
        <w:tc>
          <w:tcPr>
            <w:tcW w:w="1437" w:type="dxa"/>
            <w:shd w:val="clear" w:color="auto" w:fill="EAF1DD"/>
          </w:tcPr>
          <w:p w:rsidR="006D1DA8" w:rsidRDefault="006D1DA8" w:rsidP="005C2D02">
            <w:pPr>
              <w:ind w:firstLine="480"/>
              <w:jc w:val="center"/>
            </w:pPr>
            <w:r>
              <w:rPr>
                <w:rFonts w:hint="eastAsia"/>
              </w:rPr>
              <w:t>112</w:t>
            </w:r>
          </w:p>
        </w:tc>
        <w:tc>
          <w:tcPr>
            <w:tcW w:w="1424" w:type="dxa"/>
            <w:shd w:val="clear" w:color="auto" w:fill="EAF1DD"/>
          </w:tcPr>
          <w:p w:rsidR="006D1DA8" w:rsidRDefault="006D1DA8" w:rsidP="005C2D02">
            <w:pPr>
              <w:ind w:firstLine="480"/>
              <w:jc w:val="center"/>
            </w:pPr>
            <w:r>
              <w:rPr>
                <w:rFonts w:hint="eastAsia"/>
              </w:rPr>
              <w:t>1.48</w:t>
            </w:r>
          </w:p>
        </w:tc>
      </w:tr>
    </w:tbl>
    <w:p w:rsidR="006D1DA8" w:rsidRDefault="006D1DA8" w:rsidP="006D1DA8">
      <w:pPr>
        <w:ind w:firstLine="480"/>
      </w:pPr>
    </w:p>
    <w:p w:rsidR="006822E9" w:rsidRDefault="006822E9" w:rsidP="006822E9">
      <w:pPr>
        <w:pStyle w:val="3"/>
      </w:pPr>
      <w:bookmarkStart w:id="422" w:name="_Toc511730115"/>
      <w:bookmarkStart w:id="423" w:name="_Toc511756948"/>
      <w:r w:rsidRPr="006822E9">
        <w:rPr>
          <w:rFonts w:hint="eastAsia"/>
        </w:rPr>
        <w:t>RAKEL</w:t>
      </w:r>
      <w:r w:rsidRPr="006822E9">
        <w:rPr>
          <w:rFonts w:hint="eastAsia"/>
        </w:rPr>
        <w:t>算法分批训练策略</w:t>
      </w:r>
      <w:bookmarkEnd w:id="422"/>
      <w:bookmarkEnd w:id="423"/>
    </w:p>
    <w:p w:rsidR="006D1DA8" w:rsidRDefault="006D1DA8" w:rsidP="006D1DA8">
      <w:pPr>
        <w:ind w:firstLine="480"/>
      </w:pPr>
      <w:r>
        <w:rPr>
          <w:rFonts w:hint="eastAsia"/>
        </w:rPr>
        <w:t>首先对心血管疾病数据集统计大小类样本占的比例，小类样本集大小为</w:t>
      </w:r>
      <w:r>
        <w:rPr>
          <w:rFonts w:hint="eastAsia"/>
        </w:rPr>
        <w:t xml:space="preserve">8294 </w:t>
      </w:r>
      <w:r>
        <w:rPr>
          <w:rFonts w:hint="eastAsia"/>
        </w:rPr>
        <w:t>，大类样本集大小为</w:t>
      </w:r>
      <w:r>
        <w:rPr>
          <w:rFonts w:hint="eastAsia"/>
        </w:rPr>
        <w:t>11602</w:t>
      </w:r>
      <w:r>
        <w:rPr>
          <w:rFonts w:hint="eastAsia"/>
        </w:rPr>
        <w:t>。经过对</w:t>
      </w:r>
      <w:r>
        <w:rPr>
          <w:rFonts w:hint="eastAsia"/>
        </w:rPr>
        <w:t>RAKEL</w:t>
      </w:r>
      <w:r>
        <w:rPr>
          <w:rFonts w:hint="eastAsia"/>
        </w:rPr>
        <w:t>算法在心血管疾病数据集上的多次试探，在</w:t>
      </w:r>
      <w:r>
        <w:rPr>
          <w:rFonts w:hint="eastAsia"/>
        </w:rPr>
        <w:t>RAKEL</w:t>
      </w:r>
      <w:r>
        <w:rPr>
          <w:rFonts w:hint="eastAsia"/>
        </w:rPr>
        <w:t>算法尽可能充分学习到规律的情况下，需要将训练子集数目控制在</w:t>
      </w:r>
      <w:r>
        <w:rPr>
          <w:rFonts w:hint="eastAsia"/>
        </w:rPr>
        <w:t>7000</w:t>
      </w:r>
      <w:r>
        <w:rPr>
          <w:rFonts w:hint="eastAsia"/>
        </w:rPr>
        <w:t>到</w:t>
      </w:r>
      <w:r>
        <w:rPr>
          <w:rFonts w:hint="eastAsia"/>
        </w:rPr>
        <w:t>7200</w:t>
      </w:r>
      <w:r>
        <w:rPr>
          <w:rFonts w:hint="eastAsia"/>
        </w:rPr>
        <w:t>之间，超过该范围使用</w:t>
      </w:r>
      <w:r>
        <w:rPr>
          <w:rFonts w:hint="eastAsia"/>
        </w:rPr>
        <w:t>RAKEL</w:t>
      </w:r>
      <w:r>
        <w:rPr>
          <w:rFonts w:hint="eastAsia"/>
        </w:rPr>
        <w:t>算法在现有软硬件环境下发生内存溢出。</w:t>
      </w:r>
    </w:p>
    <w:p w:rsidR="006D1DA8" w:rsidRPr="006D1DA8" w:rsidRDefault="006D1DA8" w:rsidP="006D1DA8">
      <w:pPr>
        <w:ind w:firstLine="480"/>
      </w:pPr>
      <w:r>
        <w:rPr>
          <w:rFonts w:hint="eastAsia"/>
        </w:rPr>
        <w:t>然后为了缓解数据不均衡现象，初步思路将划分后的训练子集大小样本比例尽可能接近</w:t>
      </w:r>
      <w:r>
        <w:rPr>
          <w:rFonts w:hint="eastAsia"/>
        </w:rPr>
        <w:t>1.5:1</w:t>
      </w:r>
      <w:r>
        <w:rPr>
          <w:rFonts w:hint="eastAsia"/>
        </w:rPr>
        <w:t>，即训练子集中小类样本数目约需要</w:t>
      </w:r>
      <w:r>
        <w:rPr>
          <w:rFonts w:hint="eastAsia"/>
        </w:rPr>
        <w:t>4200</w:t>
      </w:r>
      <w:r>
        <w:rPr>
          <w:rFonts w:hint="eastAsia"/>
        </w:rPr>
        <w:t>到</w:t>
      </w:r>
      <w:r>
        <w:rPr>
          <w:rFonts w:hint="eastAsia"/>
        </w:rPr>
        <w:t>4320</w:t>
      </w:r>
      <w:r>
        <w:rPr>
          <w:rFonts w:hint="eastAsia"/>
        </w:rPr>
        <w:t>之间，大类样本约需要</w:t>
      </w:r>
      <w:r>
        <w:rPr>
          <w:rFonts w:hint="eastAsia"/>
        </w:rPr>
        <w:t>2800</w:t>
      </w:r>
      <w:r>
        <w:rPr>
          <w:rFonts w:hint="eastAsia"/>
        </w:rPr>
        <w:t>到</w:t>
      </w:r>
      <w:r>
        <w:rPr>
          <w:rFonts w:hint="eastAsia"/>
        </w:rPr>
        <w:t>2880</w:t>
      </w:r>
      <w:r>
        <w:rPr>
          <w:rFonts w:hint="eastAsia"/>
        </w:rPr>
        <w:t>左右。之后考虑到现有样本的实际情况，由此，对现有的</w:t>
      </w:r>
      <w:r>
        <w:rPr>
          <w:rFonts w:hint="eastAsia"/>
        </w:rPr>
        <w:t>8294</w:t>
      </w:r>
      <w:r>
        <w:rPr>
          <w:rFonts w:hint="eastAsia"/>
        </w:rPr>
        <w:t>小类样本集将其划分为</w:t>
      </w:r>
      <w:r>
        <w:rPr>
          <w:rFonts w:hint="eastAsia"/>
        </w:rPr>
        <w:t>2</w:t>
      </w:r>
      <w:r>
        <w:rPr>
          <w:rFonts w:hint="eastAsia"/>
        </w:rPr>
        <w:t>部分，每部分为</w:t>
      </w:r>
      <w:r>
        <w:rPr>
          <w:rFonts w:hint="eastAsia"/>
        </w:rPr>
        <w:t>4147</w:t>
      </w:r>
      <w:r>
        <w:rPr>
          <w:rFonts w:hint="eastAsia"/>
        </w:rPr>
        <w:t>个小类样本，而大类样本</w:t>
      </w:r>
      <w:r>
        <w:rPr>
          <w:rFonts w:hint="eastAsia"/>
        </w:rPr>
        <w:t>11602</w:t>
      </w:r>
      <w:r>
        <w:rPr>
          <w:rFonts w:hint="eastAsia"/>
        </w:rPr>
        <w:t>则划分为</w:t>
      </w:r>
      <w:r>
        <w:rPr>
          <w:rFonts w:hint="eastAsia"/>
        </w:rPr>
        <w:t>4</w:t>
      </w:r>
      <w:r>
        <w:rPr>
          <w:rFonts w:hint="eastAsia"/>
        </w:rPr>
        <w:t>部分，每部分约为</w:t>
      </w:r>
      <w:r>
        <w:rPr>
          <w:rFonts w:hint="eastAsia"/>
        </w:rPr>
        <w:t>2900</w:t>
      </w:r>
      <w:r>
        <w:rPr>
          <w:rFonts w:hint="eastAsia"/>
        </w:rPr>
        <w:t>个大类样本，最后每个小类样本子集分别与每个大类样本子集进行混洗，得到</w:t>
      </w:r>
      <w:r>
        <w:rPr>
          <w:rFonts w:hint="eastAsia"/>
        </w:rPr>
        <w:t>8</w:t>
      </w:r>
      <w:r>
        <w:rPr>
          <w:rFonts w:hint="eastAsia"/>
        </w:rPr>
        <w:t>份数据集分别用于</w:t>
      </w:r>
      <w:r>
        <w:rPr>
          <w:rFonts w:hint="eastAsia"/>
        </w:rPr>
        <w:t>RAKEL</w:t>
      </w:r>
      <w:r>
        <w:rPr>
          <w:rFonts w:hint="eastAsia"/>
        </w:rPr>
        <w:t>算法训练预测，获得</w:t>
      </w:r>
      <w:r>
        <w:rPr>
          <w:rFonts w:hint="eastAsia"/>
        </w:rPr>
        <w:t>8</w:t>
      </w:r>
      <w:r>
        <w:rPr>
          <w:rFonts w:hint="eastAsia"/>
        </w:rPr>
        <w:t>个</w:t>
      </w:r>
      <w:r>
        <w:rPr>
          <w:rFonts w:hint="eastAsia"/>
        </w:rPr>
        <w:t>RAKEL</w:t>
      </w:r>
      <w:r>
        <w:rPr>
          <w:rFonts w:hint="eastAsia"/>
        </w:rPr>
        <w:t>模型，每个模型对测试样本进行预测，最终的预测结果取</w:t>
      </w:r>
      <w:r>
        <w:rPr>
          <w:rFonts w:hint="eastAsia"/>
        </w:rPr>
        <w:t>8</w:t>
      </w:r>
      <w:r>
        <w:rPr>
          <w:rFonts w:hint="eastAsia"/>
        </w:rPr>
        <w:t>个模型预测结果的均值作为此部分的预测结果。</w:t>
      </w:r>
    </w:p>
    <w:p w:rsidR="006822E9" w:rsidRDefault="006822E9" w:rsidP="006822E9">
      <w:pPr>
        <w:pStyle w:val="3"/>
      </w:pPr>
      <w:bookmarkStart w:id="424" w:name="_Toc511730116"/>
      <w:bookmarkStart w:id="425" w:name="_Toc511756949"/>
      <w:r w:rsidRPr="006822E9">
        <w:rPr>
          <w:rFonts w:hint="eastAsia"/>
        </w:rPr>
        <w:t>分类结果</w:t>
      </w:r>
      <w:bookmarkEnd w:id="424"/>
      <w:bookmarkEnd w:id="425"/>
    </w:p>
    <w:p w:rsidR="006D1DA8" w:rsidRDefault="006D1DA8" w:rsidP="006D1DA8">
      <w:pPr>
        <w:ind w:firstLine="480"/>
      </w:pPr>
      <w:r w:rsidRPr="006D1DA8">
        <w:rPr>
          <w:rFonts w:hint="eastAsia"/>
        </w:rPr>
        <w:t>本次基于混合策略的多标签分类框架</w:t>
      </w:r>
      <w:r w:rsidRPr="006D1DA8">
        <w:rPr>
          <w:rFonts w:hint="eastAsia"/>
        </w:rPr>
        <w:t>MR</w:t>
      </w:r>
      <w:r w:rsidRPr="006D1DA8">
        <w:rPr>
          <w:rFonts w:hint="eastAsia"/>
        </w:rPr>
        <w:t>首先涉及到了</w:t>
      </w:r>
      <w:r w:rsidRPr="006D1DA8">
        <w:rPr>
          <w:rFonts w:hint="eastAsia"/>
        </w:rPr>
        <w:t>ML-KNN</w:t>
      </w:r>
      <w:r w:rsidRPr="006D1DA8">
        <w:rPr>
          <w:rFonts w:hint="eastAsia"/>
        </w:rPr>
        <w:t>算法，</w:t>
      </w:r>
      <w:r w:rsidRPr="006D1DA8">
        <w:rPr>
          <w:rFonts w:hint="eastAsia"/>
        </w:rPr>
        <w:t xml:space="preserve"> </w:t>
      </w:r>
      <w:r w:rsidRPr="006D1DA8">
        <w:rPr>
          <w:rFonts w:hint="eastAsia"/>
        </w:rPr>
        <w:t>利用该算法获得每个标签对应的误分类率，作为与</w:t>
      </w:r>
      <w:r w:rsidRPr="006D1DA8">
        <w:rPr>
          <w:rFonts w:hint="eastAsia"/>
        </w:rPr>
        <w:t>RAKEL</w:t>
      </w:r>
      <w:r w:rsidRPr="006D1DA8">
        <w:rPr>
          <w:rFonts w:hint="eastAsia"/>
        </w:rPr>
        <w:t>算法预测结果的加权系数。这里所有算法涉及到基分类器都默认为</w:t>
      </w:r>
      <w:r w:rsidRPr="006D1DA8">
        <w:rPr>
          <w:rFonts w:hint="eastAsia"/>
        </w:rPr>
        <w:t>J48</w:t>
      </w:r>
      <w:r w:rsidRPr="006D1DA8">
        <w:rPr>
          <w:rFonts w:hint="eastAsia"/>
        </w:rPr>
        <w:t>，</w:t>
      </w:r>
      <w:r w:rsidRPr="006D1DA8">
        <w:rPr>
          <w:rFonts w:hint="eastAsia"/>
        </w:rPr>
        <w:t>ML-KNN</w:t>
      </w:r>
      <w:r w:rsidRPr="006D1DA8">
        <w:rPr>
          <w:rFonts w:hint="eastAsia"/>
        </w:rPr>
        <w:t>中近邻系数</w:t>
      </w:r>
      <w:r w:rsidRPr="006D1DA8">
        <w:rPr>
          <w:rFonts w:hint="eastAsia"/>
        </w:rPr>
        <w:t>k</w:t>
      </w:r>
      <w:r w:rsidRPr="006D1DA8">
        <w:rPr>
          <w:rFonts w:hint="eastAsia"/>
        </w:rPr>
        <w:t>采用算法包中默认值</w:t>
      </w:r>
      <w:r w:rsidRPr="006D1DA8">
        <w:rPr>
          <w:rFonts w:hint="eastAsia"/>
        </w:rPr>
        <w:t>10</w:t>
      </w:r>
      <w:r w:rsidRPr="006D1DA8">
        <w:rPr>
          <w:rFonts w:hint="eastAsia"/>
        </w:rPr>
        <w:t>，获得的权重系数误分率如表</w:t>
      </w:r>
      <w:r w:rsidRPr="006D1DA8">
        <w:rPr>
          <w:rFonts w:hint="eastAsia"/>
        </w:rPr>
        <w:t xml:space="preserve">4-5 </w:t>
      </w:r>
      <w:r w:rsidRPr="006D1DA8">
        <w:rPr>
          <w:rFonts w:hint="eastAsia"/>
        </w:rPr>
        <w:t>所示，可以看出大多数标签由于对应的样本比例非常小，利用</w:t>
      </w:r>
      <w:r w:rsidRPr="006D1DA8">
        <w:rPr>
          <w:rFonts w:hint="eastAsia"/>
        </w:rPr>
        <w:t>ML-KNN</w:t>
      </w:r>
      <w:r w:rsidRPr="006D1DA8">
        <w:rPr>
          <w:rFonts w:hint="eastAsia"/>
        </w:rPr>
        <w:t>算法小类标签被误分的概率几乎都在</w:t>
      </w:r>
      <w:r w:rsidRPr="006D1DA8">
        <w:rPr>
          <w:rFonts w:hint="eastAsia"/>
        </w:rPr>
        <w:t>50%</w:t>
      </w:r>
      <w:r w:rsidRPr="006D1DA8">
        <w:rPr>
          <w:rFonts w:hint="eastAsia"/>
        </w:rPr>
        <w:t>以上，极大的降低了模型整体的性能。利用</w:t>
      </w:r>
      <w:r w:rsidRPr="006D1DA8">
        <w:rPr>
          <w:rFonts w:hint="eastAsia"/>
        </w:rPr>
        <w:t>RAKEL</w:t>
      </w:r>
      <w:r w:rsidRPr="006D1DA8">
        <w:rPr>
          <w:rFonts w:hint="eastAsia"/>
        </w:rPr>
        <w:t>算法时，将子集大小设置为</w:t>
      </w:r>
      <w:r w:rsidRPr="006D1DA8">
        <w:rPr>
          <w:rFonts w:hint="eastAsia"/>
        </w:rPr>
        <w:t>3</w:t>
      </w:r>
      <w:r w:rsidRPr="006D1DA8">
        <w:rPr>
          <w:rFonts w:hint="eastAsia"/>
        </w:rPr>
        <w:t>，共训练了</w:t>
      </w:r>
      <w:r w:rsidRPr="006D1DA8">
        <w:rPr>
          <w:rFonts w:hint="eastAsia"/>
        </w:rPr>
        <w:t>18</w:t>
      </w:r>
      <w:r w:rsidRPr="006D1DA8">
        <w:rPr>
          <w:rFonts w:hint="eastAsia"/>
        </w:rPr>
        <w:t>个</w:t>
      </w:r>
      <w:r w:rsidRPr="006D1DA8">
        <w:rPr>
          <w:rFonts w:hint="eastAsia"/>
        </w:rPr>
        <w:t>RAKEL</w:t>
      </w:r>
      <w:r w:rsidRPr="006D1DA8">
        <w:rPr>
          <w:rFonts w:hint="eastAsia"/>
        </w:rPr>
        <w:t>分类器。这里为了更明显的表明混合策略的有效性，分别取基于混合策略分类模型</w:t>
      </w:r>
      <w:r w:rsidRPr="006D1DA8">
        <w:rPr>
          <w:rFonts w:hint="eastAsia"/>
        </w:rPr>
        <w:t>MR-J48</w:t>
      </w:r>
      <w:r w:rsidRPr="006D1DA8">
        <w:rPr>
          <w:rFonts w:hint="eastAsia"/>
        </w:rPr>
        <w:t>、</w:t>
      </w:r>
      <w:r w:rsidRPr="006D1DA8">
        <w:rPr>
          <w:rFonts w:hint="eastAsia"/>
        </w:rPr>
        <w:t>ML-KNN</w:t>
      </w:r>
      <w:r w:rsidRPr="006D1DA8">
        <w:rPr>
          <w:rFonts w:hint="eastAsia"/>
        </w:rPr>
        <w:t>和</w:t>
      </w:r>
      <w:r w:rsidRPr="006D1DA8">
        <w:rPr>
          <w:rFonts w:hint="eastAsia"/>
        </w:rPr>
        <w:t>RAKEL-J48</w:t>
      </w:r>
      <w:r w:rsidRPr="006D1DA8">
        <w:rPr>
          <w:rFonts w:hint="eastAsia"/>
        </w:rPr>
        <w:t>单独分类所得的</w:t>
      </w:r>
      <w:r w:rsidRPr="006D1DA8">
        <w:rPr>
          <w:rFonts w:hint="eastAsia"/>
        </w:rPr>
        <w:t>Macro-averaged F-measure</w:t>
      </w:r>
      <w:r w:rsidRPr="006D1DA8">
        <w:rPr>
          <w:rFonts w:hint="eastAsia"/>
        </w:rPr>
        <w:t>结果，如图</w:t>
      </w:r>
      <w:r w:rsidRPr="006D1DA8">
        <w:rPr>
          <w:rFonts w:hint="eastAsia"/>
        </w:rPr>
        <w:t>4-6</w:t>
      </w:r>
      <w:r w:rsidRPr="006D1DA8">
        <w:rPr>
          <w:rFonts w:hint="eastAsia"/>
        </w:rPr>
        <w:t>所示，该结果更为细节的展示了每个标签分类精度上的变化，从整体上看，可以看出</w:t>
      </w:r>
      <w:r w:rsidRPr="006D1DA8">
        <w:rPr>
          <w:rFonts w:hint="eastAsia"/>
        </w:rPr>
        <w:t>MR-J48</w:t>
      </w:r>
      <w:r w:rsidRPr="006D1DA8">
        <w:rPr>
          <w:rFonts w:hint="eastAsia"/>
        </w:rPr>
        <w:t>中权重系数误分率的影响下，</w:t>
      </w:r>
      <w:r w:rsidRPr="006D1DA8">
        <w:rPr>
          <w:rFonts w:hint="eastAsia"/>
        </w:rPr>
        <w:t xml:space="preserve"> MR</w:t>
      </w:r>
      <w:r w:rsidRPr="006D1DA8">
        <w:rPr>
          <w:rFonts w:hint="eastAsia"/>
        </w:rPr>
        <w:t>方法结合了</w:t>
      </w:r>
      <w:r w:rsidRPr="006D1DA8">
        <w:rPr>
          <w:rFonts w:hint="eastAsia"/>
        </w:rPr>
        <w:t>ML-KNN</w:t>
      </w:r>
      <w:r w:rsidRPr="006D1DA8">
        <w:rPr>
          <w:rFonts w:hint="eastAsia"/>
        </w:rPr>
        <w:t>和</w:t>
      </w:r>
      <w:r w:rsidRPr="006D1DA8">
        <w:rPr>
          <w:rFonts w:hint="eastAsia"/>
        </w:rPr>
        <w:t>RAKEL</w:t>
      </w:r>
      <w:r w:rsidRPr="006D1DA8">
        <w:rPr>
          <w:rFonts w:hint="eastAsia"/>
        </w:rPr>
        <w:t>算法的优势，获得了更好的分类精度，特别是小类标签心衰疾病和肾衰竭疾病的精确度明显优于</w:t>
      </w:r>
      <w:r w:rsidRPr="006D1DA8">
        <w:rPr>
          <w:rFonts w:hint="eastAsia"/>
        </w:rPr>
        <w:t>ML-KNN</w:t>
      </w:r>
      <w:r w:rsidRPr="006D1DA8">
        <w:rPr>
          <w:rFonts w:hint="eastAsia"/>
        </w:rPr>
        <w:t>和</w:t>
      </w:r>
      <w:r w:rsidRPr="006D1DA8">
        <w:rPr>
          <w:rFonts w:hint="eastAsia"/>
        </w:rPr>
        <w:t>RAKEL</w:t>
      </w:r>
      <w:r w:rsidRPr="006D1DA8">
        <w:rPr>
          <w:rFonts w:hint="eastAsia"/>
        </w:rPr>
        <w:t>单独分类的结果，误分类权重很大的脑卒中、心肌缺血、心脏功能病变等疾病的精确度在</w:t>
      </w:r>
      <w:r w:rsidRPr="006D1DA8">
        <w:rPr>
          <w:rFonts w:hint="eastAsia"/>
        </w:rPr>
        <w:t>RAKEL</w:t>
      </w:r>
      <w:r w:rsidRPr="006D1DA8">
        <w:rPr>
          <w:rFonts w:hint="eastAsia"/>
        </w:rPr>
        <w:t>算法的影响下略有提升。</w:t>
      </w:r>
    </w:p>
    <w:p w:rsidR="006D1DA8" w:rsidRDefault="006D1DA8" w:rsidP="006D1DA8">
      <w:pPr>
        <w:spacing w:beforeLines="50" w:before="120" w:afterLines="50" w:after="120"/>
        <w:ind w:firstLine="480"/>
        <w:jc w:val="center"/>
      </w:pPr>
      <w:r w:rsidRPr="006D1DA8">
        <w:rPr>
          <w:rFonts w:hint="eastAsia"/>
        </w:rPr>
        <w:t>表</w:t>
      </w:r>
      <w:r w:rsidRPr="006D1DA8">
        <w:rPr>
          <w:rFonts w:hint="eastAsia"/>
        </w:rPr>
        <w:t xml:space="preserve">4-5 </w:t>
      </w:r>
      <w:r w:rsidRPr="006D1DA8">
        <w:rPr>
          <w:rFonts w:hint="eastAsia"/>
        </w:rPr>
        <w:t>权重系数误分率</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3483"/>
        <w:gridCol w:w="2464"/>
        <w:gridCol w:w="1668"/>
      </w:tblGrid>
      <w:tr w:rsidR="006D1DA8" w:rsidRPr="00251346" w:rsidTr="005C2D02">
        <w:trPr>
          <w:trHeight w:val="270"/>
          <w:jc w:val="center"/>
        </w:trPr>
        <w:tc>
          <w:tcPr>
            <w:tcW w:w="3483" w:type="dxa"/>
            <w:tcBorders>
              <w:bottom w:val="single" w:sz="6" w:space="0" w:color="000000"/>
              <w:right w:val="single" w:sz="6" w:space="0" w:color="000000"/>
              <w:tl2br w:val="nil"/>
              <w:tr2bl w:val="nil"/>
            </w:tcBorders>
            <w:shd w:val="clear" w:color="auto" w:fill="auto"/>
            <w:noWrap/>
          </w:tcPr>
          <w:p w:rsidR="006D1DA8" w:rsidRPr="005C2D02" w:rsidRDefault="006D1DA8" w:rsidP="005C2D02">
            <w:pPr>
              <w:ind w:firstLine="480"/>
              <w:jc w:val="center"/>
              <w:rPr>
                <w:i/>
                <w:iCs/>
              </w:rPr>
            </w:pPr>
            <w:r w:rsidRPr="005C2D02">
              <w:rPr>
                <w:rFonts w:hint="eastAsia"/>
                <w:i/>
                <w:iCs/>
              </w:rPr>
              <w:t>目标标签</w:t>
            </w:r>
          </w:p>
        </w:tc>
        <w:tc>
          <w:tcPr>
            <w:tcW w:w="2464" w:type="dxa"/>
            <w:tcBorders>
              <w:bottom w:val="single" w:sz="6" w:space="0" w:color="000000"/>
              <w:tl2br w:val="nil"/>
              <w:tr2bl w:val="nil"/>
            </w:tcBorders>
            <w:shd w:val="clear" w:color="auto" w:fill="auto"/>
            <w:noWrap/>
          </w:tcPr>
          <w:p w:rsidR="006D1DA8" w:rsidRPr="005C2D02" w:rsidRDefault="006D1DA8" w:rsidP="005C2D02">
            <w:pPr>
              <w:ind w:firstLine="480"/>
              <w:rPr>
                <w:i/>
                <w:iCs/>
              </w:rPr>
            </w:pPr>
            <w:r w:rsidRPr="005C2D02">
              <w:rPr>
                <w:rFonts w:hint="eastAsia"/>
                <w:i/>
                <w:iCs/>
              </w:rPr>
              <w:t>权重（误分率）</w:t>
            </w:r>
          </w:p>
        </w:tc>
        <w:tc>
          <w:tcPr>
            <w:tcW w:w="1668" w:type="dxa"/>
            <w:tcBorders>
              <w:bottom w:val="single" w:sz="6" w:space="0" w:color="000000"/>
              <w:tl2br w:val="nil"/>
              <w:tr2bl w:val="nil"/>
            </w:tcBorders>
            <w:shd w:val="clear" w:color="auto" w:fill="auto"/>
          </w:tcPr>
          <w:p w:rsidR="006D1DA8" w:rsidRPr="005C2D02" w:rsidRDefault="006D1DA8" w:rsidP="005C2D02">
            <w:pPr>
              <w:ind w:firstLine="480"/>
              <w:rPr>
                <w:i/>
                <w:iCs/>
              </w:rPr>
            </w:pPr>
            <w:r w:rsidRPr="005C2D02">
              <w:rPr>
                <w:rFonts w:hint="eastAsia"/>
                <w:i/>
                <w:iCs/>
              </w:rPr>
              <w:t>标签大约</w:t>
            </w:r>
            <w:r w:rsidRPr="005C2D02">
              <w:rPr>
                <w:rFonts w:hint="eastAsia"/>
                <w:i/>
                <w:iCs/>
              </w:rPr>
              <w:lastRenderedPageBreak/>
              <w:t>所占样本比例</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83" w:firstLine="199"/>
            </w:pPr>
            <w:r w:rsidRPr="00C422FE">
              <w:rPr>
                <w:rFonts w:hint="eastAsia"/>
              </w:rPr>
              <w:lastRenderedPageBreak/>
              <w:t>cerebral_apoplex</w:t>
            </w:r>
            <w:r w:rsidRPr="00C422FE">
              <w:rPr>
                <w:rFonts w:hint="eastAsia"/>
              </w:rPr>
              <w:t>（脑卒中）</w:t>
            </w:r>
          </w:p>
        </w:tc>
        <w:tc>
          <w:tcPr>
            <w:tcW w:w="2464" w:type="dxa"/>
            <w:shd w:val="clear" w:color="auto" w:fill="auto"/>
            <w:noWrap/>
            <w:hideMark/>
          </w:tcPr>
          <w:p w:rsidR="006D1DA8" w:rsidRPr="00C422FE" w:rsidRDefault="006D1DA8" w:rsidP="005C2D02">
            <w:pPr>
              <w:ind w:firstLine="480"/>
            </w:pPr>
            <w:r w:rsidRPr="00C422FE">
              <w:rPr>
                <w:rFonts w:hint="eastAsia"/>
              </w:rPr>
              <w:t>0.9157</w:t>
            </w:r>
          </w:p>
        </w:tc>
        <w:tc>
          <w:tcPr>
            <w:tcW w:w="1668" w:type="dxa"/>
            <w:shd w:val="clear" w:color="auto" w:fill="auto"/>
          </w:tcPr>
          <w:p w:rsidR="006D1DA8" w:rsidRPr="00C422FE" w:rsidRDefault="006D1DA8" w:rsidP="005C2D02">
            <w:pPr>
              <w:ind w:firstLine="480"/>
            </w:pPr>
            <w:r w:rsidRPr="00C422FE">
              <w:rPr>
                <w:rFonts w:hint="eastAsia"/>
              </w:rPr>
              <w:t>17%</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83" w:firstLine="199"/>
            </w:pPr>
            <w:r w:rsidRPr="00C422FE">
              <w:rPr>
                <w:rFonts w:hint="eastAsia"/>
              </w:rPr>
              <w:t>hf_ICD</w:t>
            </w:r>
            <w:r w:rsidRPr="00C422FE">
              <w:rPr>
                <w:rFonts w:hint="eastAsia"/>
              </w:rPr>
              <w:t>（心衰）</w:t>
            </w:r>
          </w:p>
        </w:tc>
        <w:tc>
          <w:tcPr>
            <w:tcW w:w="2464" w:type="dxa"/>
            <w:shd w:val="clear" w:color="auto" w:fill="auto"/>
            <w:noWrap/>
            <w:hideMark/>
          </w:tcPr>
          <w:p w:rsidR="006D1DA8" w:rsidRPr="00C422FE" w:rsidRDefault="006D1DA8" w:rsidP="005C2D02">
            <w:pPr>
              <w:ind w:firstLine="480"/>
            </w:pPr>
            <w:r w:rsidRPr="00C422FE">
              <w:rPr>
                <w:rFonts w:hint="eastAsia"/>
              </w:rPr>
              <w:t>0.6037</w:t>
            </w:r>
          </w:p>
        </w:tc>
        <w:tc>
          <w:tcPr>
            <w:tcW w:w="1668" w:type="dxa"/>
            <w:shd w:val="clear" w:color="auto" w:fill="auto"/>
          </w:tcPr>
          <w:p w:rsidR="006D1DA8" w:rsidRPr="00C422FE" w:rsidRDefault="006D1DA8" w:rsidP="005C2D02">
            <w:pPr>
              <w:ind w:firstLine="480"/>
            </w:pPr>
            <w:r w:rsidRPr="00C422FE">
              <w:rPr>
                <w:rFonts w:hint="eastAsia"/>
              </w:rPr>
              <w:t>8%</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50" w:firstLine="120"/>
            </w:pPr>
            <w:r w:rsidRPr="00C422FE">
              <w:rPr>
                <w:rFonts w:hint="eastAsia"/>
              </w:rPr>
              <w:t>cardiac_infarction</w:t>
            </w:r>
            <w:r w:rsidRPr="00C422FE">
              <w:rPr>
                <w:rFonts w:hint="eastAsia"/>
              </w:rPr>
              <w:t>（心肌梗死）</w:t>
            </w:r>
          </w:p>
        </w:tc>
        <w:tc>
          <w:tcPr>
            <w:tcW w:w="2464" w:type="dxa"/>
            <w:shd w:val="clear" w:color="auto" w:fill="auto"/>
            <w:noWrap/>
            <w:hideMark/>
          </w:tcPr>
          <w:p w:rsidR="006D1DA8" w:rsidRPr="00C422FE" w:rsidRDefault="006D1DA8" w:rsidP="005C2D02">
            <w:pPr>
              <w:ind w:firstLine="480"/>
            </w:pPr>
            <w:r w:rsidRPr="00C422FE">
              <w:rPr>
                <w:rFonts w:hint="eastAsia"/>
              </w:rPr>
              <w:t>0.6308</w:t>
            </w:r>
          </w:p>
        </w:tc>
        <w:tc>
          <w:tcPr>
            <w:tcW w:w="1668" w:type="dxa"/>
            <w:shd w:val="clear" w:color="auto" w:fill="auto"/>
          </w:tcPr>
          <w:p w:rsidR="006D1DA8" w:rsidRPr="00C422FE" w:rsidRDefault="006D1DA8" w:rsidP="005C2D02">
            <w:pPr>
              <w:ind w:firstLine="480"/>
            </w:pPr>
            <w:r w:rsidRPr="00C422FE">
              <w:rPr>
                <w:rFonts w:hint="eastAsia"/>
              </w:rPr>
              <w:t>8%</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83" w:firstLine="199"/>
            </w:pPr>
            <w:r w:rsidRPr="00C422FE">
              <w:t>N</w:t>
            </w:r>
            <w:r w:rsidRPr="00C422FE">
              <w:rPr>
                <w:rFonts w:hint="eastAsia"/>
              </w:rPr>
              <w:t>ephropathy</w:t>
            </w:r>
            <w:r w:rsidRPr="00C422FE">
              <w:rPr>
                <w:rFonts w:hint="eastAsia"/>
              </w:rPr>
              <w:t>（肾衰竭）</w:t>
            </w:r>
          </w:p>
        </w:tc>
        <w:tc>
          <w:tcPr>
            <w:tcW w:w="2464" w:type="dxa"/>
            <w:shd w:val="clear" w:color="auto" w:fill="auto"/>
            <w:noWrap/>
            <w:hideMark/>
          </w:tcPr>
          <w:p w:rsidR="006D1DA8" w:rsidRPr="00C422FE" w:rsidRDefault="006D1DA8" w:rsidP="005C2D02">
            <w:pPr>
              <w:ind w:firstLine="480"/>
            </w:pPr>
            <w:r w:rsidRPr="00C422FE">
              <w:rPr>
                <w:rFonts w:hint="eastAsia"/>
              </w:rPr>
              <w:t>0.6103</w:t>
            </w:r>
          </w:p>
        </w:tc>
        <w:tc>
          <w:tcPr>
            <w:tcW w:w="1668" w:type="dxa"/>
            <w:shd w:val="clear" w:color="auto" w:fill="auto"/>
          </w:tcPr>
          <w:p w:rsidR="006D1DA8" w:rsidRPr="00C422FE" w:rsidRDefault="006D1DA8" w:rsidP="005C2D02">
            <w:pPr>
              <w:ind w:firstLine="480"/>
            </w:pPr>
            <w:r w:rsidRPr="00C422FE">
              <w:rPr>
                <w:rFonts w:hint="eastAsia"/>
              </w:rPr>
              <w:t>11%</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0" w:firstLine="0"/>
            </w:pPr>
            <w:r w:rsidRPr="00C422FE">
              <w:rPr>
                <w:rFonts w:hint="eastAsia"/>
              </w:rPr>
              <w:t>ischemia_myocardial</w:t>
            </w:r>
            <w:r w:rsidRPr="00C422FE">
              <w:rPr>
                <w:rFonts w:hint="eastAsia"/>
              </w:rPr>
              <w:t>（心肌缺血）</w:t>
            </w:r>
          </w:p>
        </w:tc>
        <w:tc>
          <w:tcPr>
            <w:tcW w:w="2464" w:type="dxa"/>
            <w:shd w:val="clear" w:color="auto" w:fill="auto"/>
            <w:noWrap/>
            <w:hideMark/>
          </w:tcPr>
          <w:p w:rsidR="006D1DA8" w:rsidRPr="00C422FE" w:rsidRDefault="006D1DA8" w:rsidP="005C2D02">
            <w:pPr>
              <w:ind w:firstLine="480"/>
            </w:pPr>
            <w:r w:rsidRPr="00C422FE">
              <w:rPr>
                <w:rFonts w:hint="eastAsia"/>
              </w:rPr>
              <w:t>0.8307</w:t>
            </w:r>
          </w:p>
        </w:tc>
        <w:tc>
          <w:tcPr>
            <w:tcW w:w="1668" w:type="dxa"/>
            <w:shd w:val="clear" w:color="auto" w:fill="auto"/>
          </w:tcPr>
          <w:p w:rsidR="006D1DA8" w:rsidRPr="00C422FE" w:rsidRDefault="006D1DA8" w:rsidP="005C2D02">
            <w:pPr>
              <w:ind w:firstLine="480"/>
            </w:pPr>
            <w:r w:rsidRPr="00C422FE">
              <w:rPr>
                <w:rFonts w:hint="eastAsia"/>
              </w:rPr>
              <w:t>8%</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0" w:firstLine="0"/>
            </w:pPr>
            <w:r w:rsidRPr="00C422FE">
              <w:rPr>
                <w:rFonts w:hint="eastAsia"/>
              </w:rPr>
              <w:t>cardiac_function_lesion</w:t>
            </w:r>
            <w:r w:rsidRPr="00C422FE">
              <w:rPr>
                <w:rFonts w:hint="eastAsia"/>
              </w:rPr>
              <w:t>（心脏功能病变）</w:t>
            </w:r>
          </w:p>
        </w:tc>
        <w:tc>
          <w:tcPr>
            <w:tcW w:w="2464" w:type="dxa"/>
            <w:shd w:val="clear" w:color="auto" w:fill="auto"/>
            <w:noWrap/>
            <w:hideMark/>
          </w:tcPr>
          <w:p w:rsidR="006D1DA8" w:rsidRPr="00C422FE" w:rsidRDefault="006D1DA8" w:rsidP="005C2D02">
            <w:pPr>
              <w:ind w:firstLine="480"/>
            </w:pPr>
            <w:r w:rsidRPr="00C422FE">
              <w:rPr>
                <w:rFonts w:hint="eastAsia"/>
              </w:rPr>
              <w:t>0.9898</w:t>
            </w:r>
          </w:p>
        </w:tc>
        <w:tc>
          <w:tcPr>
            <w:tcW w:w="1668" w:type="dxa"/>
            <w:shd w:val="clear" w:color="auto" w:fill="auto"/>
          </w:tcPr>
          <w:p w:rsidR="006D1DA8" w:rsidRPr="00C422FE" w:rsidRDefault="006D1DA8" w:rsidP="005C2D02">
            <w:pPr>
              <w:ind w:firstLine="480"/>
            </w:pPr>
            <w:r w:rsidRPr="00C422FE">
              <w:rPr>
                <w:rFonts w:hint="eastAsia"/>
              </w:rPr>
              <w:t>11%</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0" w:firstLine="0"/>
            </w:pPr>
            <w:r w:rsidRPr="00C422FE">
              <w:rPr>
                <w:rFonts w:hint="eastAsia"/>
              </w:rPr>
              <w:t>coronary_heart_disease</w:t>
            </w:r>
            <w:r w:rsidRPr="00C422FE">
              <w:rPr>
                <w:rFonts w:hint="eastAsia"/>
              </w:rPr>
              <w:t>（冠心病）</w:t>
            </w:r>
          </w:p>
        </w:tc>
        <w:tc>
          <w:tcPr>
            <w:tcW w:w="2464" w:type="dxa"/>
            <w:shd w:val="clear" w:color="auto" w:fill="auto"/>
            <w:noWrap/>
            <w:hideMark/>
          </w:tcPr>
          <w:p w:rsidR="006D1DA8" w:rsidRPr="00C422FE" w:rsidRDefault="006D1DA8" w:rsidP="005C2D02">
            <w:pPr>
              <w:ind w:firstLine="480"/>
            </w:pPr>
            <w:r w:rsidRPr="00C422FE">
              <w:rPr>
                <w:rFonts w:hint="eastAsia"/>
              </w:rPr>
              <w:t>0.4345</w:t>
            </w:r>
          </w:p>
        </w:tc>
        <w:tc>
          <w:tcPr>
            <w:tcW w:w="1668" w:type="dxa"/>
            <w:shd w:val="clear" w:color="auto" w:fill="auto"/>
          </w:tcPr>
          <w:p w:rsidR="006D1DA8" w:rsidRPr="00C422FE" w:rsidRDefault="006D1DA8" w:rsidP="005C2D02">
            <w:pPr>
              <w:ind w:firstLine="480"/>
            </w:pPr>
            <w:r w:rsidRPr="00C422FE">
              <w:rPr>
                <w:rFonts w:hint="eastAsia"/>
              </w:rPr>
              <w:t>39%</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183" w:firstLine="439"/>
            </w:pPr>
            <w:r w:rsidRPr="00C422FE">
              <w:rPr>
                <w:rFonts w:hint="eastAsia"/>
              </w:rPr>
              <w:t>Hypertension</w:t>
            </w:r>
            <w:r w:rsidRPr="00C422FE">
              <w:rPr>
                <w:rFonts w:hint="eastAsia"/>
              </w:rPr>
              <w:t>（高血压）</w:t>
            </w:r>
          </w:p>
        </w:tc>
        <w:tc>
          <w:tcPr>
            <w:tcW w:w="2464" w:type="dxa"/>
            <w:shd w:val="clear" w:color="auto" w:fill="auto"/>
            <w:noWrap/>
            <w:hideMark/>
          </w:tcPr>
          <w:p w:rsidR="006D1DA8" w:rsidRPr="00C422FE" w:rsidRDefault="006D1DA8" w:rsidP="005C2D02">
            <w:pPr>
              <w:ind w:firstLine="480"/>
            </w:pPr>
            <w:r w:rsidRPr="00C422FE">
              <w:rPr>
                <w:rFonts w:hint="eastAsia"/>
              </w:rPr>
              <w:t>0.0526</w:t>
            </w:r>
          </w:p>
        </w:tc>
        <w:tc>
          <w:tcPr>
            <w:tcW w:w="1668" w:type="dxa"/>
            <w:shd w:val="clear" w:color="auto" w:fill="auto"/>
          </w:tcPr>
          <w:p w:rsidR="006D1DA8" w:rsidRPr="00C422FE" w:rsidRDefault="006D1DA8" w:rsidP="005C2D02">
            <w:pPr>
              <w:ind w:firstLine="480"/>
            </w:pPr>
            <w:r w:rsidRPr="00C422FE">
              <w:rPr>
                <w:rFonts w:hint="eastAsia"/>
              </w:rPr>
              <w:t>80%</w:t>
            </w:r>
          </w:p>
        </w:tc>
      </w:tr>
      <w:tr w:rsidR="006D1DA8" w:rsidRPr="00251346" w:rsidTr="005C2D02">
        <w:trPr>
          <w:trHeight w:val="347"/>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spacing w:line="360" w:lineRule="auto"/>
              <w:ind w:firstLine="480"/>
            </w:pPr>
            <w:r w:rsidRPr="00C422FE">
              <w:t>D</w:t>
            </w:r>
            <w:r w:rsidRPr="00C422FE">
              <w:rPr>
                <w:rFonts w:hint="eastAsia"/>
              </w:rPr>
              <w:t>iabetes</w:t>
            </w:r>
            <w:r w:rsidRPr="00C422FE">
              <w:rPr>
                <w:rFonts w:hint="eastAsia"/>
              </w:rPr>
              <w:t>（糖尿病）</w:t>
            </w:r>
          </w:p>
        </w:tc>
        <w:tc>
          <w:tcPr>
            <w:tcW w:w="2464" w:type="dxa"/>
            <w:shd w:val="clear" w:color="auto" w:fill="auto"/>
            <w:noWrap/>
            <w:hideMark/>
          </w:tcPr>
          <w:p w:rsidR="006D1DA8" w:rsidRPr="00C422FE" w:rsidRDefault="006D1DA8" w:rsidP="005C2D02">
            <w:pPr>
              <w:spacing w:line="360" w:lineRule="auto"/>
              <w:ind w:firstLine="480"/>
            </w:pPr>
            <w:r w:rsidRPr="00C422FE">
              <w:rPr>
                <w:rFonts w:hint="eastAsia"/>
              </w:rPr>
              <w:t>0.3881</w:t>
            </w:r>
          </w:p>
        </w:tc>
        <w:tc>
          <w:tcPr>
            <w:tcW w:w="1668" w:type="dxa"/>
            <w:shd w:val="clear" w:color="auto" w:fill="auto"/>
          </w:tcPr>
          <w:p w:rsidR="006D1DA8" w:rsidRPr="00C422FE" w:rsidRDefault="006D1DA8" w:rsidP="005C2D02">
            <w:pPr>
              <w:spacing w:line="360" w:lineRule="auto"/>
              <w:ind w:firstLine="480"/>
            </w:pPr>
            <w:r w:rsidRPr="00C422FE">
              <w:rPr>
                <w:rFonts w:hint="eastAsia"/>
              </w:rPr>
              <w:t>42%</w:t>
            </w:r>
          </w:p>
        </w:tc>
      </w:tr>
    </w:tbl>
    <w:p w:rsidR="006D1DA8" w:rsidRDefault="006D1DA8" w:rsidP="00EA15B3">
      <w:pPr>
        <w:spacing w:beforeLines="50" w:before="120" w:afterLines="50" w:after="120"/>
        <w:ind w:firstLine="480"/>
        <w:jc w:val="center"/>
      </w:pPr>
      <w:r w:rsidRPr="00511B98">
        <w:rPr>
          <w:noProof/>
        </w:rPr>
        <w:object w:dxaOrig="7277" w:dyaOrig="4628">
          <v:shape id="图表 33" o:spid="_x0000_i1144" type="#_x0000_t75" alt="标题: Macro-averaged Precision" style="width:364.2pt;height:231.05pt;visibility:visible" o:ole="">
            <v:imagedata r:id="rId153" o:title=""/>
            <o:lock v:ext="edit" aspectratio="f"/>
          </v:shape>
          <o:OLEObject Type="Embed" ProgID="Excel.Sheet.8" ShapeID="图表 33" DrawAspect="Content" ObjectID="_1585767101" r:id="rId154">
            <o:FieldCodes>\s</o:FieldCodes>
          </o:OLEObject>
        </w:object>
      </w:r>
    </w:p>
    <w:p w:rsidR="006D1DA8" w:rsidRDefault="00EA15B3" w:rsidP="00EA15B3">
      <w:pPr>
        <w:spacing w:afterLines="50" w:after="120"/>
        <w:ind w:firstLine="480"/>
        <w:jc w:val="center"/>
      </w:pPr>
      <w:r w:rsidRPr="00EA15B3">
        <w:rPr>
          <w:rFonts w:hint="eastAsia"/>
        </w:rPr>
        <w:t>图</w:t>
      </w:r>
      <w:r w:rsidRPr="00EA15B3">
        <w:rPr>
          <w:rFonts w:hint="eastAsia"/>
        </w:rPr>
        <w:t>4-6  Macro-averaged Precision</w:t>
      </w:r>
      <w:r w:rsidRPr="00EA15B3">
        <w:rPr>
          <w:rFonts w:hint="eastAsia"/>
        </w:rPr>
        <w:t>结果</w:t>
      </w:r>
    </w:p>
    <w:p w:rsidR="00EA15B3" w:rsidRDefault="00EA15B3" w:rsidP="00EA15B3">
      <w:pPr>
        <w:ind w:firstLineChars="250" w:firstLine="600"/>
      </w:pPr>
      <w:r w:rsidRPr="00EA15B3">
        <w:rPr>
          <w:rFonts w:hint="eastAsia"/>
        </w:rPr>
        <w:t>为了证明混合策略框架</w:t>
      </w:r>
      <w:r w:rsidRPr="00EA15B3">
        <w:rPr>
          <w:rFonts w:hint="eastAsia"/>
        </w:rPr>
        <w:t>MR</w:t>
      </w:r>
      <w:r w:rsidRPr="00EA15B3">
        <w:rPr>
          <w:rFonts w:hint="eastAsia"/>
        </w:rPr>
        <w:t>的有效性，本文其与其它现有的多标签分类算法进行了详细的比较，首先对比</w:t>
      </w:r>
      <w:r w:rsidRPr="00EA15B3">
        <w:rPr>
          <w:rFonts w:hint="eastAsia"/>
        </w:rPr>
        <w:t>MR</w:t>
      </w:r>
      <w:r w:rsidRPr="00EA15B3">
        <w:rPr>
          <w:rFonts w:hint="eastAsia"/>
        </w:rPr>
        <w:t>框架中用到的</w:t>
      </w:r>
      <w:r w:rsidRPr="00EA15B3">
        <w:rPr>
          <w:rFonts w:hint="eastAsia"/>
        </w:rPr>
        <w:t>ML-KNN</w:t>
      </w:r>
      <w:r w:rsidRPr="00EA15B3">
        <w:rPr>
          <w:rFonts w:hint="eastAsia"/>
        </w:rPr>
        <w:t>、</w:t>
      </w:r>
      <w:r w:rsidRPr="00EA15B3">
        <w:rPr>
          <w:rFonts w:hint="eastAsia"/>
        </w:rPr>
        <w:t>RAKEL</w:t>
      </w:r>
      <w:r w:rsidRPr="00EA15B3">
        <w:rPr>
          <w:rFonts w:hint="eastAsia"/>
        </w:rPr>
        <w:t>算法，下面从</w:t>
      </w:r>
      <w:r w:rsidRPr="00EA15B3">
        <w:rPr>
          <w:rFonts w:hint="eastAsia"/>
        </w:rPr>
        <w:t>Hamming-Loss</w:t>
      </w:r>
      <w:r w:rsidRPr="00EA15B3">
        <w:rPr>
          <w:rFonts w:hint="eastAsia"/>
        </w:rPr>
        <w:t>、排序损失</w:t>
      </w:r>
      <w:r w:rsidRPr="00EA15B3">
        <w:rPr>
          <w:rFonts w:hint="eastAsia"/>
        </w:rPr>
        <w:t>RankingLoss</w:t>
      </w:r>
      <w:r w:rsidRPr="00EA15B3">
        <w:rPr>
          <w:rFonts w:hint="eastAsia"/>
        </w:rPr>
        <w:t>、</w:t>
      </w:r>
      <w:r w:rsidRPr="00EA15B3">
        <w:rPr>
          <w:rFonts w:hint="eastAsia"/>
        </w:rPr>
        <w:t>SubsetAccuracy</w:t>
      </w:r>
      <w:r w:rsidRPr="00EA15B3">
        <w:rPr>
          <w:rFonts w:hint="eastAsia"/>
        </w:rPr>
        <w:t>、</w:t>
      </w:r>
      <w:r w:rsidRPr="00EA15B3">
        <w:rPr>
          <w:rFonts w:hint="eastAsia"/>
        </w:rPr>
        <w:t>Micro-averaged F-measure</w:t>
      </w:r>
      <w:r w:rsidRPr="00EA15B3">
        <w:rPr>
          <w:rFonts w:hint="eastAsia"/>
        </w:rPr>
        <w:t>等常用的评价指标展示了</w:t>
      </w:r>
      <w:r w:rsidRPr="00EA15B3">
        <w:rPr>
          <w:rFonts w:hint="eastAsia"/>
        </w:rPr>
        <w:t>MR</w:t>
      </w:r>
      <w:r w:rsidRPr="00EA15B3">
        <w:rPr>
          <w:rFonts w:hint="eastAsia"/>
        </w:rPr>
        <w:t>的分类效果。如图</w:t>
      </w:r>
      <w:r w:rsidRPr="00EA15B3">
        <w:rPr>
          <w:rFonts w:hint="eastAsia"/>
        </w:rPr>
        <w:t>4-7</w:t>
      </w:r>
      <w:r w:rsidRPr="00EA15B3">
        <w:rPr>
          <w:rFonts w:hint="eastAsia"/>
        </w:rPr>
        <w:t>、</w:t>
      </w:r>
      <w:r w:rsidRPr="00EA15B3">
        <w:rPr>
          <w:rFonts w:hint="eastAsia"/>
        </w:rPr>
        <w:t>4-8</w:t>
      </w:r>
      <w:r w:rsidRPr="00EA15B3">
        <w:rPr>
          <w:rFonts w:hint="eastAsia"/>
        </w:rPr>
        <w:t>、</w:t>
      </w:r>
      <w:r w:rsidRPr="00EA15B3">
        <w:rPr>
          <w:rFonts w:hint="eastAsia"/>
        </w:rPr>
        <w:t>4-9</w:t>
      </w:r>
      <w:r w:rsidRPr="00EA15B3">
        <w:rPr>
          <w:rFonts w:hint="eastAsia"/>
        </w:rPr>
        <w:t>、</w:t>
      </w:r>
      <w:r w:rsidRPr="00EA15B3">
        <w:rPr>
          <w:rFonts w:hint="eastAsia"/>
        </w:rPr>
        <w:t>4-10</w:t>
      </w:r>
      <w:r w:rsidRPr="00EA15B3">
        <w:rPr>
          <w:rFonts w:hint="eastAsia"/>
        </w:rPr>
        <w:t>所示，可以看出，基分类器为</w:t>
      </w:r>
      <w:r w:rsidRPr="00EA15B3">
        <w:rPr>
          <w:rFonts w:hint="eastAsia"/>
        </w:rPr>
        <w:t>J48</w:t>
      </w:r>
      <w:r w:rsidRPr="00EA15B3">
        <w:rPr>
          <w:rFonts w:hint="eastAsia"/>
        </w:rPr>
        <w:t>的情况下，</w:t>
      </w:r>
      <w:r w:rsidRPr="00EA15B3">
        <w:rPr>
          <w:rFonts w:hint="eastAsia"/>
        </w:rPr>
        <w:t>MR</w:t>
      </w:r>
      <w:r w:rsidRPr="00EA15B3">
        <w:rPr>
          <w:rFonts w:hint="eastAsia"/>
        </w:rPr>
        <w:t>在</w:t>
      </w:r>
      <w:r w:rsidRPr="00EA15B3">
        <w:rPr>
          <w:rFonts w:hint="eastAsia"/>
        </w:rPr>
        <w:t>Hamming-Loss</w:t>
      </w:r>
      <w:r w:rsidRPr="00EA15B3">
        <w:rPr>
          <w:rFonts w:hint="eastAsia"/>
        </w:rPr>
        <w:t>、</w:t>
      </w:r>
      <w:r w:rsidRPr="00EA15B3">
        <w:rPr>
          <w:rFonts w:hint="eastAsia"/>
        </w:rPr>
        <w:t>RankingLoss</w:t>
      </w:r>
      <w:r w:rsidRPr="00EA15B3">
        <w:rPr>
          <w:rFonts w:hint="eastAsia"/>
        </w:rPr>
        <w:t>均要低于其他算法，在准确度方面，</w:t>
      </w:r>
      <w:r w:rsidRPr="00EA15B3">
        <w:rPr>
          <w:rFonts w:hint="eastAsia"/>
        </w:rPr>
        <w:t>MR</w:t>
      </w:r>
      <w:r w:rsidRPr="00EA15B3">
        <w:rPr>
          <w:rFonts w:hint="eastAsia"/>
        </w:rPr>
        <w:t>方法的</w:t>
      </w:r>
      <w:r w:rsidRPr="00EA15B3">
        <w:rPr>
          <w:rFonts w:hint="eastAsia"/>
        </w:rPr>
        <w:t>SubsetAccuracy</w:t>
      </w:r>
      <w:r w:rsidRPr="00EA15B3">
        <w:rPr>
          <w:rFonts w:hint="eastAsia"/>
        </w:rPr>
        <w:t>、</w:t>
      </w:r>
      <w:r w:rsidRPr="00EA15B3">
        <w:rPr>
          <w:rFonts w:hint="eastAsia"/>
        </w:rPr>
        <w:t>Micro-averaged F-measure</w:t>
      </w:r>
      <w:r w:rsidRPr="00EA15B3">
        <w:rPr>
          <w:rFonts w:hint="eastAsia"/>
        </w:rPr>
        <w:t>均要高于其他算法，因此，基于</w:t>
      </w:r>
      <w:r w:rsidRPr="00EA15B3">
        <w:rPr>
          <w:rFonts w:hint="eastAsia"/>
        </w:rPr>
        <w:t>MR</w:t>
      </w:r>
      <w:r w:rsidRPr="00EA15B3">
        <w:rPr>
          <w:rFonts w:hint="eastAsia"/>
        </w:rPr>
        <w:t>框架的心血管疾病预测模型获得了更有效更好的预测效果。</w:t>
      </w:r>
    </w:p>
    <w:p w:rsidR="00EA15B3" w:rsidRDefault="001825D4" w:rsidP="00EA15B3">
      <w:pPr>
        <w:ind w:firstLineChars="250" w:firstLine="600"/>
        <w:jc w:val="center"/>
        <w:rPr>
          <w:noProof/>
        </w:rPr>
      </w:pPr>
      <w:r>
        <w:rPr>
          <w:noProof/>
        </w:rPr>
        <w:lastRenderedPageBreak/>
        <w:pict>
          <v:shape id="图表 51" o:spid="_x0000_i1145" type="#_x0000_t75" style="width:360.85pt;height:216.85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">
            <v:imagedata r:id="rId155" o:title=""/>
            <o:lock v:ext="edit" aspectratio="f"/>
          </v:shape>
        </w:pict>
      </w:r>
    </w:p>
    <w:p w:rsidR="00EA15B3" w:rsidRDefault="00EA15B3" w:rsidP="00EA15B3">
      <w:pPr>
        <w:ind w:firstLineChars="250" w:firstLine="600"/>
        <w:jc w:val="center"/>
      </w:pPr>
      <w:r w:rsidRPr="00EA15B3">
        <w:rPr>
          <w:rFonts w:hint="eastAsia"/>
        </w:rPr>
        <w:t>图</w:t>
      </w:r>
      <w:r w:rsidRPr="00EA15B3">
        <w:rPr>
          <w:rFonts w:hint="eastAsia"/>
        </w:rPr>
        <w:t>4-7 Hamming-Loss</w:t>
      </w:r>
    </w:p>
    <w:p w:rsidR="00EA15B3" w:rsidRDefault="001825D4" w:rsidP="00EA15B3">
      <w:pPr>
        <w:ind w:firstLineChars="250" w:firstLine="600"/>
        <w:jc w:val="center"/>
        <w:rPr>
          <w:noProof/>
        </w:rPr>
      </w:pPr>
      <w:r>
        <w:rPr>
          <w:noProof/>
        </w:rPr>
        <w:pict>
          <v:shape id="图片 22" o:spid="_x0000_i1146" type="#_x0000_t75" style="width:360.85pt;height:216.85pt;visibility:visible;mso-wrap-style:square">
            <v:imagedata r:id="rId156" o:title=""/>
          </v:shape>
        </w:pict>
      </w:r>
    </w:p>
    <w:p w:rsidR="00EA15B3" w:rsidRDefault="00EA15B3" w:rsidP="00EA15B3">
      <w:pPr>
        <w:ind w:firstLineChars="250" w:firstLine="600"/>
        <w:jc w:val="center"/>
        <w:rPr>
          <w:noProof/>
        </w:rPr>
      </w:pPr>
      <w:r w:rsidRPr="00EA15B3">
        <w:rPr>
          <w:rFonts w:hint="eastAsia"/>
          <w:noProof/>
        </w:rPr>
        <w:t>图</w:t>
      </w:r>
      <w:r w:rsidRPr="00EA15B3">
        <w:rPr>
          <w:rFonts w:hint="eastAsia"/>
          <w:noProof/>
        </w:rPr>
        <w:t>4-8 RankingLoss</w:t>
      </w:r>
    </w:p>
    <w:p w:rsidR="00EA15B3" w:rsidRDefault="001825D4" w:rsidP="00EA15B3">
      <w:pPr>
        <w:ind w:firstLineChars="250" w:firstLine="600"/>
        <w:jc w:val="center"/>
        <w:rPr>
          <w:noProof/>
        </w:rPr>
      </w:pPr>
      <w:r>
        <w:rPr>
          <w:noProof/>
        </w:rPr>
        <w:lastRenderedPageBreak/>
        <w:pict>
          <v:shape id="图表 48" o:spid="_x0000_i1147" type="#_x0000_t75" style="width:360.85pt;height:216.85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">
            <v:imagedata r:id="rId157" o:title=""/>
            <o:lock v:ext="edit" aspectratio="f"/>
          </v:shape>
        </w:pict>
      </w:r>
    </w:p>
    <w:p w:rsidR="00EA15B3" w:rsidRDefault="00EA15B3" w:rsidP="00EA15B3">
      <w:pPr>
        <w:ind w:firstLineChars="250" w:firstLine="600"/>
        <w:jc w:val="center"/>
        <w:rPr>
          <w:noProof/>
        </w:rPr>
      </w:pPr>
      <w:r w:rsidRPr="00EA15B3">
        <w:rPr>
          <w:rFonts w:hint="eastAsia"/>
          <w:noProof/>
        </w:rPr>
        <w:t>图</w:t>
      </w:r>
      <w:r w:rsidRPr="00EA15B3">
        <w:rPr>
          <w:rFonts w:hint="eastAsia"/>
          <w:noProof/>
        </w:rPr>
        <w:t>4-9  SubsetAccuracy</w:t>
      </w:r>
    </w:p>
    <w:p w:rsidR="00EA15B3" w:rsidRDefault="001825D4" w:rsidP="00EA15B3">
      <w:pPr>
        <w:ind w:firstLineChars="250" w:firstLine="600"/>
        <w:jc w:val="center"/>
        <w:rPr>
          <w:noProof/>
        </w:rPr>
      </w:pPr>
      <w:r>
        <w:rPr>
          <w:noProof/>
        </w:rPr>
        <w:pict>
          <v:shape id="图片 55" o:spid="_x0000_i1148" type="#_x0000_t75" style="width:360.85pt;height:216.85pt;visibility:visible;mso-wrap-style:square">
            <v:imagedata r:id="rId158" o:title=""/>
          </v:shape>
        </w:pict>
      </w:r>
    </w:p>
    <w:p w:rsidR="00EA15B3" w:rsidRDefault="00EA15B3" w:rsidP="00EA15B3">
      <w:pPr>
        <w:ind w:firstLineChars="250" w:firstLine="600"/>
        <w:jc w:val="center"/>
        <w:rPr>
          <w:noProof/>
        </w:rPr>
      </w:pPr>
      <w:r w:rsidRPr="00EA15B3">
        <w:rPr>
          <w:rFonts w:hint="eastAsia"/>
          <w:noProof/>
        </w:rPr>
        <w:t>图</w:t>
      </w:r>
      <w:r w:rsidRPr="00EA15B3">
        <w:rPr>
          <w:rFonts w:hint="eastAsia"/>
          <w:noProof/>
        </w:rPr>
        <w:t>4-10 Micro-averaged F-measure</w:t>
      </w:r>
    </w:p>
    <w:p w:rsidR="00EA15B3" w:rsidRDefault="00EA15B3" w:rsidP="00EA15B3">
      <w:pPr>
        <w:ind w:firstLineChars="250" w:firstLine="600"/>
        <w:jc w:val="left"/>
      </w:pPr>
      <w:r w:rsidRPr="00EA15B3">
        <w:rPr>
          <w:rFonts w:hint="eastAsia"/>
        </w:rPr>
        <w:t>表</w:t>
      </w:r>
      <w:r w:rsidRPr="00EA15B3">
        <w:rPr>
          <w:rFonts w:hint="eastAsia"/>
        </w:rPr>
        <w:t>4-6</w:t>
      </w:r>
      <w:r w:rsidRPr="00EA15B3">
        <w:rPr>
          <w:rFonts w:hint="eastAsia"/>
        </w:rPr>
        <w:t>、</w:t>
      </w:r>
      <w:r w:rsidRPr="00EA15B3">
        <w:rPr>
          <w:rFonts w:hint="eastAsia"/>
        </w:rPr>
        <w:t>4-7</w:t>
      </w:r>
      <w:r w:rsidRPr="00EA15B3">
        <w:rPr>
          <w:rFonts w:hint="eastAsia"/>
        </w:rPr>
        <w:t>详细记录了各分类器对心血管疾病数据集的分类效果，</w:t>
      </w:r>
      <w:r w:rsidRPr="00EA15B3">
        <w:rPr>
          <w:rFonts w:hint="eastAsia"/>
        </w:rPr>
        <w:t xml:space="preserve"> </w:t>
      </w:r>
      <w:r w:rsidRPr="00EA15B3">
        <w:rPr>
          <w:rFonts w:hint="eastAsia"/>
        </w:rPr>
        <w:t>从表中可以看出，除了</w:t>
      </w:r>
      <w:r w:rsidRPr="00EA15B3">
        <w:rPr>
          <w:rFonts w:hint="eastAsia"/>
        </w:rPr>
        <w:t>Macro-averaged F-measure</w:t>
      </w:r>
      <w:r w:rsidRPr="00EA15B3">
        <w:rPr>
          <w:rFonts w:hint="eastAsia"/>
        </w:rPr>
        <w:t>指标中</w:t>
      </w:r>
      <w:r w:rsidRPr="00EA15B3">
        <w:rPr>
          <w:rFonts w:hint="eastAsia"/>
        </w:rPr>
        <w:t>MR</w:t>
      </w:r>
      <w:r w:rsidRPr="00EA15B3">
        <w:rPr>
          <w:rFonts w:hint="eastAsia"/>
        </w:rPr>
        <w:t>比</w:t>
      </w:r>
      <w:r w:rsidRPr="00EA15B3">
        <w:rPr>
          <w:rFonts w:hint="eastAsia"/>
        </w:rPr>
        <w:t>BR-J48</w:t>
      </w:r>
      <w:r w:rsidRPr="00EA15B3">
        <w:rPr>
          <w:rFonts w:hint="eastAsia"/>
        </w:rPr>
        <w:t>、</w:t>
      </w:r>
      <w:r w:rsidRPr="00EA15B3">
        <w:rPr>
          <w:rFonts w:hint="eastAsia"/>
        </w:rPr>
        <w:t>HOMER</w:t>
      </w:r>
      <w:r w:rsidRPr="00EA15B3">
        <w:rPr>
          <w:rFonts w:hint="eastAsia"/>
        </w:rPr>
        <w:t>算法较低外，其他算法的分类效果均在</w:t>
      </w:r>
      <w:r w:rsidRPr="00EA15B3">
        <w:rPr>
          <w:rFonts w:hint="eastAsia"/>
        </w:rPr>
        <w:t>MR</w:t>
      </w:r>
      <w:r w:rsidRPr="00EA15B3">
        <w:rPr>
          <w:rFonts w:hint="eastAsia"/>
        </w:rPr>
        <w:t>之下。</w:t>
      </w:r>
    </w:p>
    <w:p w:rsidR="00EA15B3" w:rsidRDefault="00EA15B3" w:rsidP="00EA15B3">
      <w:pPr>
        <w:ind w:firstLineChars="250" w:firstLine="600"/>
        <w:jc w:val="center"/>
      </w:pPr>
      <w:r w:rsidRPr="00EA15B3">
        <w:rPr>
          <w:rFonts w:hint="eastAsia"/>
        </w:rPr>
        <w:t>表</w:t>
      </w:r>
      <w:r w:rsidRPr="00EA15B3">
        <w:rPr>
          <w:rFonts w:hint="eastAsia"/>
        </w:rPr>
        <w:t xml:space="preserve">4-6 </w:t>
      </w:r>
      <w:r w:rsidRPr="00EA15B3">
        <w:rPr>
          <w:rFonts w:hint="eastAsia"/>
        </w:rPr>
        <w:t>分类结果对比</w:t>
      </w:r>
      <w:r w:rsidRPr="00EA15B3">
        <w:rPr>
          <w:rFonts w:hint="eastAsia"/>
        </w:rPr>
        <w:t>1</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764"/>
        <w:gridCol w:w="1710"/>
        <w:gridCol w:w="1509"/>
        <w:gridCol w:w="1800"/>
        <w:gridCol w:w="1860"/>
      </w:tblGrid>
      <w:tr w:rsidR="005C2D02" w:rsidRPr="00FB4C7D" w:rsidTr="005C2D02">
        <w:trPr>
          <w:trHeight w:val="275"/>
          <w:jc w:val="center"/>
        </w:trPr>
        <w:tc>
          <w:tcPr>
            <w:tcW w:w="1764" w:type="dxa"/>
            <w:tcBorders>
              <w:bottom w:val="single" w:sz="6" w:space="0" w:color="000000"/>
            </w:tcBorders>
            <w:shd w:val="solid" w:color="800080" w:fill="FFFFFF"/>
            <w:noWrap/>
            <w:hideMark/>
          </w:tcPr>
          <w:p w:rsidR="00EA15B3" w:rsidRPr="005C2D02" w:rsidRDefault="00EA15B3" w:rsidP="005C2D02">
            <w:pPr>
              <w:ind w:firstLineChars="0" w:firstLine="0"/>
              <w:rPr>
                <w:b/>
                <w:bCs/>
                <w:color w:val="FFFFFF"/>
              </w:rPr>
            </w:pPr>
            <w:r w:rsidRPr="005C2D02">
              <w:rPr>
                <w:rFonts w:hint="eastAsia"/>
                <w:b/>
                <w:bCs/>
                <w:color w:val="FFFFFF"/>
              </w:rPr>
              <w:t>Classifier Algorithm</w:t>
            </w:r>
          </w:p>
        </w:tc>
        <w:tc>
          <w:tcPr>
            <w:tcW w:w="1647"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Hamming-Loss</w:t>
            </w:r>
            <w:r w:rsidRPr="005C2D02">
              <w:rPr>
                <w:rFonts w:hint="eastAsia"/>
                <w:color w:val="FFFFFF"/>
              </w:rPr>
              <w:t>↓</w:t>
            </w:r>
          </w:p>
        </w:tc>
        <w:tc>
          <w:tcPr>
            <w:tcW w:w="1451"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SubAccuracy</w:t>
            </w:r>
            <w:r w:rsidRPr="005C2D02">
              <w:rPr>
                <w:rFonts w:hint="eastAsia"/>
                <w:color w:val="FFFFFF"/>
              </w:rPr>
              <w:t>↑</w:t>
            </w:r>
          </w:p>
        </w:tc>
        <w:tc>
          <w:tcPr>
            <w:tcW w:w="1800"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Micro-averaged F-measure</w:t>
            </w:r>
            <w:r w:rsidRPr="005C2D02">
              <w:rPr>
                <w:rFonts w:hint="eastAsia"/>
                <w:color w:val="FFFFFF"/>
              </w:rPr>
              <w:t>↑</w:t>
            </w:r>
          </w:p>
        </w:tc>
        <w:tc>
          <w:tcPr>
            <w:tcW w:w="1860"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Macro-averaged F-measure</w:t>
            </w:r>
            <w:r w:rsidRPr="005C2D02">
              <w:rPr>
                <w:rFonts w:hint="eastAsia"/>
                <w:color w:val="FFFFFF"/>
              </w:rPr>
              <w:t>↑</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MR-J48</w:t>
            </w:r>
          </w:p>
        </w:tc>
        <w:tc>
          <w:tcPr>
            <w:tcW w:w="1647" w:type="dxa"/>
            <w:shd w:val="clear" w:color="auto" w:fill="auto"/>
            <w:noWrap/>
            <w:hideMark/>
          </w:tcPr>
          <w:p w:rsidR="00EA15B3" w:rsidRPr="005C2D02" w:rsidRDefault="00EA15B3" w:rsidP="005C2D02">
            <w:pPr>
              <w:ind w:firstLine="482"/>
              <w:jc w:val="center"/>
              <w:rPr>
                <w:b/>
                <w:bCs/>
              </w:rPr>
            </w:pPr>
            <w:r w:rsidRPr="005C2D02">
              <w:rPr>
                <w:b/>
                <w:bCs/>
              </w:rPr>
              <w:t>0.0686</w:t>
            </w:r>
          </w:p>
        </w:tc>
        <w:tc>
          <w:tcPr>
            <w:tcW w:w="1451" w:type="dxa"/>
            <w:shd w:val="clear" w:color="auto" w:fill="auto"/>
            <w:noWrap/>
            <w:hideMark/>
          </w:tcPr>
          <w:p w:rsidR="00EA15B3" w:rsidRPr="005C2D02" w:rsidRDefault="00EA15B3" w:rsidP="005C2D02">
            <w:pPr>
              <w:ind w:firstLine="482"/>
              <w:jc w:val="center"/>
              <w:rPr>
                <w:b/>
                <w:bCs/>
              </w:rPr>
            </w:pPr>
            <w:r w:rsidRPr="005C2D02">
              <w:rPr>
                <w:b/>
                <w:bCs/>
              </w:rPr>
              <w:t>0.5538</w:t>
            </w:r>
          </w:p>
        </w:tc>
        <w:tc>
          <w:tcPr>
            <w:tcW w:w="1800" w:type="dxa"/>
            <w:shd w:val="clear" w:color="auto" w:fill="auto"/>
            <w:noWrap/>
            <w:hideMark/>
          </w:tcPr>
          <w:p w:rsidR="00EA15B3" w:rsidRPr="005C2D02" w:rsidRDefault="00EA15B3" w:rsidP="005C2D02">
            <w:pPr>
              <w:ind w:firstLine="482"/>
              <w:jc w:val="center"/>
              <w:rPr>
                <w:b/>
                <w:bCs/>
              </w:rPr>
            </w:pPr>
            <w:r w:rsidRPr="005C2D02">
              <w:rPr>
                <w:b/>
                <w:bCs/>
              </w:rPr>
              <w:t>0.7844</w:t>
            </w:r>
          </w:p>
        </w:tc>
        <w:tc>
          <w:tcPr>
            <w:tcW w:w="1860" w:type="dxa"/>
            <w:shd w:val="clear" w:color="auto" w:fill="auto"/>
            <w:noWrap/>
            <w:hideMark/>
          </w:tcPr>
          <w:p w:rsidR="00EA15B3" w:rsidRPr="005C2D02" w:rsidRDefault="00EA15B3" w:rsidP="005C2D02">
            <w:pPr>
              <w:ind w:firstLine="480"/>
              <w:jc w:val="center"/>
              <w:rPr>
                <w:bCs/>
              </w:rPr>
            </w:pPr>
            <w:r w:rsidRPr="005C2D02">
              <w:rPr>
                <w:bCs/>
              </w:rPr>
              <w:t>0.3636</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BR-J48</w:t>
            </w:r>
          </w:p>
        </w:tc>
        <w:tc>
          <w:tcPr>
            <w:tcW w:w="1647" w:type="dxa"/>
            <w:shd w:val="clear" w:color="auto" w:fill="auto"/>
            <w:noWrap/>
            <w:hideMark/>
          </w:tcPr>
          <w:p w:rsidR="00EA15B3" w:rsidRPr="00FB4C7D" w:rsidRDefault="00EA15B3" w:rsidP="005C2D02">
            <w:pPr>
              <w:ind w:firstLine="480"/>
              <w:jc w:val="center"/>
            </w:pPr>
            <w:r w:rsidRPr="00FB4C7D">
              <w:rPr>
                <w:rFonts w:hint="eastAsia"/>
              </w:rPr>
              <w:t>0.0743</w:t>
            </w:r>
          </w:p>
        </w:tc>
        <w:tc>
          <w:tcPr>
            <w:tcW w:w="1451" w:type="dxa"/>
            <w:shd w:val="clear" w:color="auto" w:fill="auto"/>
            <w:noWrap/>
            <w:hideMark/>
          </w:tcPr>
          <w:p w:rsidR="00EA15B3" w:rsidRPr="00FB4C7D" w:rsidRDefault="00EA15B3" w:rsidP="005C2D02">
            <w:pPr>
              <w:ind w:firstLine="480"/>
              <w:jc w:val="center"/>
            </w:pPr>
            <w:r w:rsidRPr="00FB4C7D">
              <w:rPr>
                <w:rFonts w:hint="eastAsia"/>
              </w:rPr>
              <w:t>0.544</w:t>
            </w:r>
          </w:p>
        </w:tc>
        <w:tc>
          <w:tcPr>
            <w:tcW w:w="1800" w:type="dxa"/>
            <w:shd w:val="clear" w:color="auto" w:fill="auto"/>
            <w:noWrap/>
            <w:hideMark/>
          </w:tcPr>
          <w:p w:rsidR="00EA15B3" w:rsidRPr="00FB4C7D" w:rsidRDefault="00EA15B3" w:rsidP="005C2D02">
            <w:pPr>
              <w:ind w:firstLine="480"/>
              <w:jc w:val="center"/>
            </w:pPr>
            <w:r w:rsidRPr="00FB4C7D">
              <w:rPr>
                <w:rFonts w:hint="eastAsia"/>
              </w:rPr>
              <w:t>0.7742</w:t>
            </w:r>
          </w:p>
        </w:tc>
        <w:tc>
          <w:tcPr>
            <w:tcW w:w="1860" w:type="dxa"/>
            <w:shd w:val="clear" w:color="auto" w:fill="auto"/>
            <w:noWrap/>
            <w:hideMark/>
          </w:tcPr>
          <w:p w:rsidR="00EA15B3" w:rsidRPr="00FB4C7D" w:rsidRDefault="00EA15B3" w:rsidP="005C2D02">
            <w:pPr>
              <w:ind w:firstLine="480"/>
              <w:jc w:val="center"/>
            </w:pPr>
            <w:r w:rsidRPr="00FB4C7D">
              <w:rPr>
                <w:rFonts w:hint="eastAsia"/>
              </w:rPr>
              <w:t>0.3983</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MLKNN</w:t>
            </w:r>
          </w:p>
        </w:tc>
        <w:tc>
          <w:tcPr>
            <w:tcW w:w="1647" w:type="dxa"/>
            <w:shd w:val="clear" w:color="auto" w:fill="auto"/>
            <w:noWrap/>
            <w:hideMark/>
          </w:tcPr>
          <w:p w:rsidR="00EA15B3" w:rsidRPr="00FB4C7D" w:rsidRDefault="00EA15B3" w:rsidP="005C2D02">
            <w:pPr>
              <w:ind w:firstLine="480"/>
              <w:jc w:val="center"/>
            </w:pPr>
            <w:r w:rsidRPr="00FB4C7D">
              <w:rPr>
                <w:rFonts w:hint="eastAsia"/>
              </w:rPr>
              <w:t>0.0833</w:t>
            </w:r>
          </w:p>
        </w:tc>
        <w:tc>
          <w:tcPr>
            <w:tcW w:w="1451" w:type="dxa"/>
            <w:shd w:val="clear" w:color="auto" w:fill="auto"/>
            <w:noWrap/>
            <w:hideMark/>
          </w:tcPr>
          <w:p w:rsidR="00EA15B3" w:rsidRPr="00FB4C7D" w:rsidRDefault="00EA15B3" w:rsidP="005C2D02">
            <w:pPr>
              <w:ind w:firstLine="480"/>
              <w:jc w:val="center"/>
            </w:pPr>
            <w:r w:rsidRPr="00FB4C7D">
              <w:rPr>
                <w:rFonts w:hint="eastAsia"/>
              </w:rPr>
              <w:t>0.5147</w:t>
            </w:r>
          </w:p>
        </w:tc>
        <w:tc>
          <w:tcPr>
            <w:tcW w:w="1800" w:type="dxa"/>
            <w:shd w:val="clear" w:color="auto" w:fill="auto"/>
            <w:noWrap/>
            <w:hideMark/>
          </w:tcPr>
          <w:p w:rsidR="00EA15B3" w:rsidRPr="00FB4C7D" w:rsidRDefault="00EA15B3" w:rsidP="005C2D02">
            <w:pPr>
              <w:ind w:firstLine="480"/>
              <w:jc w:val="center"/>
            </w:pPr>
            <w:r w:rsidRPr="00FB4C7D">
              <w:rPr>
                <w:rFonts w:hint="eastAsia"/>
              </w:rPr>
              <w:t>0.7345</w:t>
            </w:r>
          </w:p>
        </w:tc>
        <w:tc>
          <w:tcPr>
            <w:tcW w:w="1860" w:type="dxa"/>
            <w:shd w:val="clear" w:color="auto" w:fill="auto"/>
            <w:noWrap/>
            <w:hideMark/>
          </w:tcPr>
          <w:p w:rsidR="00EA15B3" w:rsidRPr="00FB4C7D" w:rsidRDefault="00EA15B3" w:rsidP="005C2D02">
            <w:pPr>
              <w:ind w:firstLine="480"/>
              <w:jc w:val="center"/>
            </w:pPr>
            <w:r w:rsidRPr="00FB4C7D">
              <w:rPr>
                <w:rFonts w:hint="eastAsia"/>
              </w:rPr>
              <w:t>0.2837</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HOMER-J48</w:t>
            </w:r>
          </w:p>
        </w:tc>
        <w:tc>
          <w:tcPr>
            <w:tcW w:w="1647" w:type="dxa"/>
            <w:shd w:val="clear" w:color="auto" w:fill="auto"/>
            <w:noWrap/>
            <w:hideMark/>
          </w:tcPr>
          <w:p w:rsidR="00EA15B3" w:rsidRPr="00FB4C7D" w:rsidRDefault="00EA15B3" w:rsidP="005C2D02">
            <w:pPr>
              <w:ind w:firstLine="480"/>
              <w:jc w:val="center"/>
            </w:pPr>
            <w:r w:rsidRPr="00FB4C7D">
              <w:rPr>
                <w:rFonts w:hint="eastAsia"/>
              </w:rPr>
              <w:t>0.0854</w:t>
            </w:r>
          </w:p>
        </w:tc>
        <w:tc>
          <w:tcPr>
            <w:tcW w:w="1451" w:type="dxa"/>
            <w:shd w:val="clear" w:color="auto" w:fill="auto"/>
            <w:noWrap/>
            <w:hideMark/>
          </w:tcPr>
          <w:p w:rsidR="00EA15B3" w:rsidRPr="00FB4C7D" w:rsidRDefault="00EA15B3" w:rsidP="005C2D02">
            <w:pPr>
              <w:ind w:firstLine="480"/>
              <w:jc w:val="center"/>
            </w:pPr>
            <w:r w:rsidRPr="00FB4C7D">
              <w:rPr>
                <w:rFonts w:hint="eastAsia"/>
              </w:rPr>
              <w:t>0.5076</w:t>
            </w:r>
          </w:p>
        </w:tc>
        <w:tc>
          <w:tcPr>
            <w:tcW w:w="1800" w:type="dxa"/>
            <w:shd w:val="clear" w:color="auto" w:fill="auto"/>
            <w:noWrap/>
            <w:hideMark/>
          </w:tcPr>
          <w:p w:rsidR="00EA15B3" w:rsidRPr="00FB4C7D" w:rsidRDefault="00EA15B3" w:rsidP="005C2D02">
            <w:pPr>
              <w:ind w:firstLine="480"/>
              <w:jc w:val="center"/>
            </w:pPr>
            <w:r w:rsidRPr="00FB4C7D">
              <w:rPr>
                <w:rFonts w:hint="eastAsia"/>
              </w:rPr>
              <w:t>0.755</w:t>
            </w:r>
          </w:p>
        </w:tc>
        <w:tc>
          <w:tcPr>
            <w:tcW w:w="1860" w:type="dxa"/>
            <w:shd w:val="clear" w:color="auto" w:fill="auto"/>
            <w:noWrap/>
            <w:hideMark/>
          </w:tcPr>
          <w:p w:rsidR="00EA15B3" w:rsidRPr="005C2D02" w:rsidRDefault="00EA15B3" w:rsidP="005C2D02">
            <w:pPr>
              <w:ind w:firstLine="482"/>
              <w:jc w:val="center"/>
              <w:rPr>
                <w:b/>
                <w:bCs/>
              </w:rPr>
            </w:pPr>
            <w:r w:rsidRPr="005C2D02">
              <w:rPr>
                <w:rFonts w:hint="eastAsia"/>
                <w:b/>
                <w:bCs/>
              </w:rPr>
              <w:t>0.4062</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RAKEL-J48</w:t>
            </w:r>
          </w:p>
        </w:tc>
        <w:tc>
          <w:tcPr>
            <w:tcW w:w="1647" w:type="dxa"/>
            <w:shd w:val="clear" w:color="auto" w:fill="auto"/>
            <w:noWrap/>
            <w:hideMark/>
          </w:tcPr>
          <w:p w:rsidR="00EA15B3" w:rsidRPr="00FB4C7D" w:rsidRDefault="00EA15B3" w:rsidP="005C2D02">
            <w:pPr>
              <w:ind w:firstLine="480"/>
              <w:jc w:val="center"/>
            </w:pPr>
            <w:r w:rsidRPr="00632B31">
              <w:t>0.0995</w:t>
            </w:r>
          </w:p>
        </w:tc>
        <w:tc>
          <w:tcPr>
            <w:tcW w:w="1451" w:type="dxa"/>
            <w:shd w:val="clear" w:color="auto" w:fill="auto"/>
            <w:noWrap/>
            <w:hideMark/>
          </w:tcPr>
          <w:p w:rsidR="00EA15B3" w:rsidRPr="00FB4C7D" w:rsidRDefault="00EA15B3" w:rsidP="005C2D02">
            <w:pPr>
              <w:ind w:firstLine="480"/>
              <w:jc w:val="center"/>
            </w:pPr>
            <w:r w:rsidRPr="00632B31">
              <w:t>0.4386</w:t>
            </w:r>
          </w:p>
        </w:tc>
        <w:tc>
          <w:tcPr>
            <w:tcW w:w="1800" w:type="dxa"/>
            <w:shd w:val="clear" w:color="auto" w:fill="auto"/>
            <w:noWrap/>
            <w:hideMark/>
          </w:tcPr>
          <w:p w:rsidR="00EA15B3" w:rsidRPr="00FB4C7D" w:rsidRDefault="00EA15B3" w:rsidP="005C2D02">
            <w:pPr>
              <w:ind w:firstLine="480"/>
              <w:jc w:val="center"/>
            </w:pPr>
            <w:r w:rsidRPr="00632B31">
              <w:t>0.7143</w:t>
            </w:r>
          </w:p>
        </w:tc>
        <w:tc>
          <w:tcPr>
            <w:tcW w:w="1860" w:type="dxa"/>
            <w:shd w:val="clear" w:color="auto" w:fill="auto"/>
            <w:noWrap/>
            <w:hideMark/>
          </w:tcPr>
          <w:p w:rsidR="00EA15B3" w:rsidRPr="00FB4C7D" w:rsidRDefault="00EA15B3" w:rsidP="005C2D02">
            <w:pPr>
              <w:ind w:firstLine="480"/>
              <w:jc w:val="center"/>
            </w:pPr>
            <w:r w:rsidRPr="00632B31">
              <w:t>0.3264</w:t>
            </w:r>
          </w:p>
        </w:tc>
      </w:tr>
    </w:tbl>
    <w:p w:rsidR="00EA15B3" w:rsidRDefault="00EA15B3" w:rsidP="00EA15B3">
      <w:pPr>
        <w:ind w:firstLineChars="250" w:firstLine="600"/>
        <w:jc w:val="left"/>
      </w:pPr>
    </w:p>
    <w:p w:rsidR="00EA15B3" w:rsidRDefault="00EA15B3" w:rsidP="00EA15B3">
      <w:pPr>
        <w:ind w:firstLineChars="250" w:firstLine="600"/>
        <w:jc w:val="center"/>
      </w:pPr>
      <w:r w:rsidRPr="00EA15B3">
        <w:rPr>
          <w:rFonts w:hint="eastAsia"/>
        </w:rPr>
        <w:t>表</w:t>
      </w:r>
      <w:r w:rsidRPr="00EA15B3">
        <w:rPr>
          <w:rFonts w:hint="eastAsia"/>
        </w:rPr>
        <w:t>4-7</w:t>
      </w:r>
      <w:r w:rsidRPr="00EA15B3">
        <w:rPr>
          <w:rFonts w:hint="eastAsia"/>
        </w:rPr>
        <w:t>分类结果对比</w:t>
      </w:r>
      <w:r w:rsidRPr="00EA15B3">
        <w:rPr>
          <w:rFonts w:hint="eastAsia"/>
        </w:rPr>
        <w:t>2</w:t>
      </w:r>
    </w:p>
    <w:tbl>
      <w:tblPr>
        <w:tblW w:w="8585" w:type="dxa"/>
        <w:jc w:val="center"/>
        <w:tblBorders>
          <w:top w:val="single" w:sz="12" w:space="0" w:color="000000"/>
          <w:bottom w:val="single" w:sz="12" w:space="0" w:color="000000"/>
        </w:tblBorders>
        <w:tblLook w:val="04A0" w:firstRow="1" w:lastRow="0" w:firstColumn="1" w:lastColumn="0" w:noHBand="0" w:noVBand="1"/>
      </w:tblPr>
      <w:tblGrid>
        <w:gridCol w:w="1805"/>
        <w:gridCol w:w="1764"/>
        <w:gridCol w:w="1381"/>
        <w:gridCol w:w="2266"/>
        <w:gridCol w:w="1369"/>
      </w:tblGrid>
      <w:tr w:rsidR="005C2D02" w:rsidRPr="00FB4C7D" w:rsidTr="005C2D02">
        <w:trPr>
          <w:trHeight w:val="270"/>
          <w:jc w:val="center"/>
        </w:trPr>
        <w:tc>
          <w:tcPr>
            <w:tcW w:w="1805" w:type="dxa"/>
            <w:tcBorders>
              <w:bottom w:val="single" w:sz="6" w:space="0" w:color="000000"/>
            </w:tcBorders>
            <w:shd w:val="solid" w:color="800080" w:fill="FFFFFF"/>
            <w:noWrap/>
            <w:hideMark/>
          </w:tcPr>
          <w:p w:rsidR="00EA15B3" w:rsidRPr="005C2D02" w:rsidRDefault="00EA15B3" w:rsidP="005C2D02">
            <w:pPr>
              <w:ind w:firstLineChars="0" w:firstLine="0"/>
              <w:jc w:val="left"/>
              <w:rPr>
                <w:b/>
                <w:bCs/>
                <w:color w:val="FFFFFF"/>
              </w:rPr>
            </w:pPr>
            <w:r w:rsidRPr="005C2D02">
              <w:rPr>
                <w:rFonts w:hint="eastAsia"/>
                <w:b/>
                <w:bCs/>
                <w:color w:val="FFFFFF"/>
              </w:rPr>
              <w:t>Classifier Algorithm</w:t>
            </w:r>
          </w:p>
        </w:tc>
        <w:tc>
          <w:tcPr>
            <w:tcW w:w="1764"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Ranking Loss</w:t>
            </w:r>
            <w:r w:rsidRPr="005C2D02">
              <w:rPr>
                <w:rFonts w:hint="eastAsia"/>
                <w:color w:val="FFFFFF"/>
              </w:rPr>
              <w:t>↓</w:t>
            </w:r>
          </w:p>
        </w:tc>
        <w:tc>
          <w:tcPr>
            <w:tcW w:w="1381"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Coverage</w:t>
            </w:r>
            <w:r w:rsidRPr="005C2D02">
              <w:rPr>
                <w:rFonts w:hint="eastAsia"/>
                <w:color w:val="FFFFFF"/>
              </w:rPr>
              <w:t>↓</w:t>
            </w:r>
          </w:p>
        </w:tc>
        <w:tc>
          <w:tcPr>
            <w:tcW w:w="2266"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Average Precision</w:t>
            </w:r>
            <w:r w:rsidRPr="005C2D02">
              <w:rPr>
                <w:rFonts w:hint="eastAsia"/>
                <w:color w:val="FFFFFF"/>
              </w:rPr>
              <w:t>↑</w:t>
            </w:r>
          </w:p>
        </w:tc>
        <w:tc>
          <w:tcPr>
            <w:tcW w:w="1369"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OneError</w:t>
            </w:r>
            <w:r w:rsidRPr="005C2D02">
              <w:rPr>
                <w:rFonts w:hint="eastAsia"/>
                <w:color w:val="FFFFFF"/>
              </w:rPr>
              <w:t>↓</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MR-J48</w:t>
            </w:r>
          </w:p>
        </w:tc>
        <w:tc>
          <w:tcPr>
            <w:tcW w:w="1764" w:type="dxa"/>
            <w:shd w:val="clear" w:color="auto" w:fill="auto"/>
            <w:noWrap/>
            <w:hideMark/>
          </w:tcPr>
          <w:p w:rsidR="00EA15B3" w:rsidRPr="005C2D02" w:rsidRDefault="00EA15B3" w:rsidP="005C2D02">
            <w:pPr>
              <w:ind w:firstLine="482"/>
              <w:jc w:val="center"/>
              <w:rPr>
                <w:b/>
                <w:bCs/>
              </w:rPr>
            </w:pPr>
            <w:r w:rsidRPr="005C2D02">
              <w:rPr>
                <w:b/>
                <w:bCs/>
              </w:rPr>
              <w:t>0.0342</w:t>
            </w:r>
          </w:p>
        </w:tc>
        <w:tc>
          <w:tcPr>
            <w:tcW w:w="1381" w:type="dxa"/>
            <w:shd w:val="clear" w:color="auto" w:fill="auto"/>
            <w:noWrap/>
            <w:hideMark/>
          </w:tcPr>
          <w:p w:rsidR="00EA15B3" w:rsidRPr="005C2D02" w:rsidRDefault="00EA15B3" w:rsidP="005C2D02">
            <w:pPr>
              <w:ind w:firstLine="482"/>
              <w:jc w:val="center"/>
              <w:rPr>
                <w:b/>
                <w:bCs/>
              </w:rPr>
            </w:pPr>
            <w:r w:rsidRPr="005C2D02">
              <w:rPr>
                <w:b/>
                <w:bCs/>
              </w:rPr>
              <w:t>0.8661</w:t>
            </w:r>
          </w:p>
        </w:tc>
        <w:tc>
          <w:tcPr>
            <w:tcW w:w="2266" w:type="dxa"/>
            <w:shd w:val="clear" w:color="auto" w:fill="auto"/>
            <w:noWrap/>
            <w:hideMark/>
          </w:tcPr>
          <w:p w:rsidR="00EA15B3" w:rsidRPr="005C2D02" w:rsidRDefault="00EA15B3" w:rsidP="005C2D02">
            <w:pPr>
              <w:ind w:firstLine="482"/>
              <w:jc w:val="center"/>
              <w:rPr>
                <w:b/>
                <w:bCs/>
              </w:rPr>
            </w:pPr>
            <w:r w:rsidRPr="005C2D02">
              <w:rPr>
                <w:b/>
                <w:bCs/>
              </w:rPr>
              <w:t>0.9293</w:t>
            </w:r>
          </w:p>
        </w:tc>
        <w:tc>
          <w:tcPr>
            <w:tcW w:w="1369" w:type="dxa"/>
            <w:shd w:val="clear" w:color="auto" w:fill="auto"/>
            <w:noWrap/>
            <w:hideMark/>
          </w:tcPr>
          <w:p w:rsidR="00EA15B3" w:rsidRPr="005C2D02" w:rsidRDefault="00EA15B3" w:rsidP="005C2D02">
            <w:pPr>
              <w:ind w:firstLine="482"/>
              <w:jc w:val="center"/>
              <w:rPr>
                <w:b/>
                <w:bCs/>
              </w:rPr>
            </w:pPr>
            <w:r w:rsidRPr="005C2D02">
              <w:rPr>
                <w:b/>
                <w:bCs/>
              </w:rPr>
              <w:t>0.0815</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MLKNN</w:t>
            </w:r>
          </w:p>
        </w:tc>
        <w:tc>
          <w:tcPr>
            <w:tcW w:w="1764" w:type="dxa"/>
            <w:shd w:val="clear" w:color="auto" w:fill="auto"/>
            <w:noWrap/>
            <w:hideMark/>
          </w:tcPr>
          <w:p w:rsidR="00EA15B3" w:rsidRPr="00FB4C7D" w:rsidRDefault="00EA15B3" w:rsidP="005C2D02">
            <w:pPr>
              <w:ind w:firstLine="480"/>
              <w:jc w:val="center"/>
            </w:pPr>
            <w:r w:rsidRPr="00FB4C7D">
              <w:rPr>
                <w:rFonts w:hint="eastAsia"/>
              </w:rPr>
              <w:t>0.0422</w:t>
            </w:r>
          </w:p>
        </w:tc>
        <w:tc>
          <w:tcPr>
            <w:tcW w:w="1381" w:type="dxa"/>
            <w:shd w:val="clear" w:color="auto" w:fill="auto"/>
            <w:noWrap/>
            <w:hideMark/>
          </w:tcPr>
          <w:p w:rsidR="00EA15B3" w:rsidRPr="00FB4C7D" w:rsidRDefault="00EA15B3" w:rsidP="005C2D02">
            <w:pPr>
              <w:ind w:firstLine="480"/>
              <w:jc w:val="center"/>
            </w:pPr>
            <w:r w:rsidRPr="00FB4C7D">
              <w:rPr>
                <w:rFonts w:hint="eastAsia"/>
              </w:rPr>
              <w:t>0.9446</w:t>
            </w:r>
          </w:p>
        </w:tc>
        <w:tc>
          <w:tcPr>
            <w:tcW w:w="2266" w:type="dxa"/>
            <w:shd w:val="clear" w:color="auto" w:fill="auto"/>
            <w:noWrap/>
            <w:hideMark/>
          </w:tcPr>
          <w:p w:rsidR="00EA15B3" w:rsidRPr="00FB4C7D" w:rsidRDefault="00EA15B3" w:rsidP="005C2D02">
            <w:pPr>
              <w:ind w:firstLine="480"/>
              <w:jc w:val="center"/>
            </w:pPr>
            <w:r w:rsidRPr="00FB4C7D">
              <w:rPr>
                <w:rFonts w:hint="eastAsia"/>
              </w:rPr>
              <w:t>0.9132</w:t>
            </w:r>
          </w:p>
        </w:tc>
        <w:tc>
          <w:tcPr>
            <w:tcW w:w="1369" w:type="dxa"/>
            <w:shd w:val="clear" w:color="auto" w:fill="auto"/>
            <w:noWrap/>
            <w:hideMark/>
          </w:tcPr>
          <w:p w:rsidR="00EA15B3" w:rsidRPr="00FB4C7D" w:rsidRDefault="00EA15B3" w:rsidP="005C2D02">
            <w:pPr>
              <w:ind w:firstLine="480"/>
              <w:jc w:val="center"/>
            </w:pPr>
            <w:r w:rsidRPr="00FB4C7D">
              <w:rPr>
                <w:rFonts w:hint="eastAsia"/>
              </w:rPr>
              <w:t>0.0942</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RAKEL-J48</w:t>
            </w:r>
          </w:p>
        </w:tc>
        <w:tc>
          <w:tcPr>
            <w:tcW w:w="1764" w:type="dxa"/>
            <w:shd w:val="clear" w:color="auto" w:fill="auto"/>
            <w:noWrap/>
            <w:hideMark/>
          </w:tcPr>
          <w:p w:rsidR="00EA15B3" w:rsidRPr="00FB4C7D" w:rsidRDefault="00EA15B3" w:rsidP="005C2D02">
            <w:pPr>
              <w:ind w:firstLine="480"/>
              <w:jc w:val="center"/>
            </w:pPr>
            <w:r w:rsidRPr="00632B31">
              <w:t>0.0548</w:t>
            </w:r>
          </w:p>
        </w:tc>
        <w:tc>
          <w:tcPr>
            <w:tcW w:w="1381" w:type="dxa"/>
            <w:shd w:val="clear" w:color="auto" w:fill="auto"/>
            <w:noWrap/>
            <w:hideMark/>
          </w:tcPr>
          <w:p w:rsidR="00EA15B3" w:rsidRPr="00FB4C7D" w:rsidRDefault="00EA15B3" w:rsidP="005C2D02">
            <w:pPr>
              <w:ind w:firstLine="480"/>
              <w:jc w:val="center"/>
            </w:pPr>
            <w:r w:rsidRPr="00632B31">
              <w:t>1.0978</w:t>
            </w:r>
          </w:p>
        </w:tc>
        <w:tc>
          <w:tcPr>
            <w:tcW w:w="2266" w:type="dxa"/>
            <w:shd w:val="clear" w:color="auto" w:fill="auto"/>
            <w:noWrap/>
            <w:hideMark/>
          </w:tcPr>
          <w:p w:rsidR="00EA15B3" w:rsidRPr="00FB4C7D" w:rsidRDefault="00EA15B3" w:rsidP="005C2D02">
            <w:pPr>
              <w:ind w:firstLine="480"/>
              <w:jc w:val="center"/>
            </w:pPr>
            <w:r w:rsidRPr="00632B31">
              <w:t>0.8924</w:t>
            </w:r>
          </w:p>
        </w:tc>
        <w:tc>
          <w:tcPr>
            <w:tcW w:w="1369" w:type="dxa"/>
            <w:shd w:val="clear" w:color="auto" w:fill="auto"/>
            <w:noWrap/>
            <w:hideMark/>
          </w:tcPr>
          <w:p w:rsidR="00EA15B3" w:rsidRPr="00FB4C7D" w:rsidRDefault="00EA15B3" w:rsidP="005C2D02">
            <w:pPr>
              <w:ind w:firstLine="480"/>
              <w:jc w:val="center"/>
            </w:pPr>
            <w:r w:rsidRPr="00632B31">
              <w:t>0.1423</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BR-J48</w:t>
            </w:r>
          </w:p>
        </w:tc>
        <w:tc>
          <w:tcPr>
            <w:tcW w:w="1764" w:type="dxa"/>
            <w:shd w:val="clear" w:color="auto" w:fill="auto"/>
            <w:noWrap/>
            <w:hideMark/>
          </w:tcPr>
          <w:p w:rsidR="00EA15B3" w:rsidRPr="00FB4C7D" w:rsidRDefault="00EA15B3" w:rsidP="005C2D02">
            <w:pPr>
              <w:ind w:firstLine="480"/>
              <w:jc w:val="center"/>
            </w:pPr>
            <w:r w:rsidRPr="00FB4C7D">
              <w:rPr>
                <w:rFonts w:hint="eastAsia"/>
              </w:rPr>
              <w:t>0.0599</w:t>
            </w:r>
          </w:p>
        </w:tc>
        <w:tc>
          <w:tcPr>
            <w:tcW w:w="1381" w:type="dxa"/>
            <w:shd w:val="clear" w:color="auto" w:fill="auto"/>
            <w:noWrap/>
            <w:hideMark/>
          </w:tcPr>
          <w:p w:rsidR="00EA15B3" w:rsidRPr="00FB4C7D" w:rsidRDefault="00EA15B3" w:rsidP="005C2D02">
            <w:pPr>
              <w:ind w:firstLine="480"/>
              <w:jc w:val="center"/>
            </w:pPr>
            <w:r w:rsidRPr="00FB4C7D">
              <w:rPr>
                <w:rFonts w:hint="eastAsia"/>
              </w:rPr>
              <w:t>1.1369</w:t>
            </w:r>
          </w:p>
        </w:tc>
        <w:tc>
          <w:tcPr>
            <w:tcW w:w="2266" w:type="dxa"/>
            <w:shd w:val="clear" w:color="auto" w:fill="auto"/>
            <w:noWrap/>
            <w:hideMark/>
          </w:tcPr>
          <w:p w:rsidR="00EA15B3" w:rsidRPr="00FB4C7D" w:rsidRDefault="00EA15B3" w:rsidP="005C2D02">
            <w:pPr>
              <w:ind w:firstLine="480"/>
              <w:jc w:val="center"/>
            </w:pPr>
            <w:r w:rsidRPr="00FB4C7D">
              <w:rPr>
                <w:rFonts w:hint="eastAsia"/>
              </w:rPr>
              <w:t>0.8966</w:t>
            </w:r>
          </w:p>
        </w:tc>
        <w:tc>
          <w:tcPr>
            <w:tcW w:w="1369" w:type="dxa"/>
            <w:shd w:val="clear" w:color="auto" w:fill="auto"/>
            <w:noWrap/>
            <w:hideMark/>
          </w:tcPr>
          <w:p w:rsidR="00EA15B3" w:rsidRPr="00FB4C7D" w:rsidRDefault="00EA15B3" w:rsidP="005C2D02">
            <w:pPr>
              <w:ind w:firstLine="480"/>
              <w:jc w:val="center"/>
            </w:pPr>
            <w:r w:rsidRPr="00FB4C7D">
              <w:rPr>
                <w:rFonts w:hint="eastAsia"/>
              </w:rPr>
              <w:t>0.1236</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HOMER-J48</w:t>
            </w:r>
          </w:p>
        </w:tc>
        <w:tc>
          <w:tcPr>
            <w:tcW w:w="1764" w:type="dxa"/>
            <w:shd w:val="clear" w:color="auto" w:fill="auto"/>
            <w:noWrap/>
            <w:hideMark/>
          </w:tcPr>
          <w:p w:rsidR="00EA15B3" w:rsidRPr="00FB4C7D" w:rsidRDefault="00EA15B3" w:rsidP="005C2D02">
            <w:pPr>
              <w:ind w:firstLine="480"/>
              <w:jc w:val="center"/>
            </w:pPr>
            <w:r w:rsidRPr="00FB4C7D">
              <w:rPr>
                <w:rFonts w:hint="eastAsia"/>
              </w:rPr>
              <w:t>0.0847</w:t>
            </w:r>
          </w:p>
        </w:tc>
        <w:tc>
          <w:tcPr>
            <w:tcW w:w="1381" w:type="dxa"/>
            <w:shd w:val="clear" w:color="auto" w:fill="auto"/>
            <w:noWrap/>
            <w:hideMark/>
          </w:tcPr>
          <w:p w:rsidR="00EA15B3" w:rsidRPr="00FB4C7D" w:rsidRDefault="00EA15B3" w:rsidP="005C2D02">
            <w:pPr>
              <w:ind w:firstLine="480"/>
              <w:jc w:val="center"/>
            </w:pPr>
            <w:r w:rsidRPr="00FB4C7D">
              <w:rPr>
                <w:rFonts w:hint="eastAsia"/>
              </w:rPr>
              <w:t>1.4356</w:t>
            </w:r>
          </w:p>
        </w:tc>
        <w:tc>
          <w:tcPr>
            <w:tcW w:w="2266" w:type="dxa"/>
            <w:shd w:val="clear" w:color="auto" w:fill="auto"/>
            <w:noWrap/>
            <w:hideMark/>
          </w:tcPr>
          <w:p w:rsidR="00EA15B3" w:rsidRPr="00FB4C7D" w:rsidRDefault="00EA15B3" w:rsidP="005C2D02">
            <w:pPr>
              <w:ind w:firstLine="480"/>
              <w:jc w:val="center"/>
            </w:pPr>
            <w:r w:rsidRPr="00FB4C7D">
              <w:rPr>
                <w:rFonts w:hint="eastAsia"/>
              </w:rPr>
              <w:t>0.8661</w:t>
            </w:r>
          </w:p>
        </w:tc>
        <w:tc>
          <w:tcPr>
            <w:tcW w:w="1369" w:type="dxa"/>
            <w:shd w:val="clear" w:color="auto" w:fill="auto"/>
            <w:noWrap/>
            <w:hideMark/>
          </w:tcPr>
          <w:p w:rsidR="00EA15B3" w:rsidRPr="00FB4C7D" w:rsidRDefault="00EA15B3" w:rsidP="005C2D02">
            <w:pPr>
              <w:ind w:firstLine="480"/>
              <w:jc w:val="center"/>
            </w:pPr>
            <w:r w:rsidRPr="00FB4C7D">
              <w:rPr>
                <w:rFonts w:hint="eastAsia"/>
              </w:rPr>
              <w:t>0.1534</w:t>
            </w:r>
          </w:p>
        </w:tc>
      </w:tr>
    </w:tbl>
    <w:p w:rsidR="006822E9" w:rsidRDefault="006822E9" w:rsidP="006822E9">
      <w:pPr>
        <w:pStyle w:val="2"/>
      </w:pPr>
      <w:bookmarkStart w:id="426" w:name="_Toc511730117"/>
      <w:bookmarkStart w:id="427" w:name="_Toc511756950"/>
      <w:r>
        <w:rPr>
          <w:rFonts w:hint="eastAsia"/>
        </w:rPr>
        <w:t>本章小结</w:t>
      </w:r>
      <w:bookmarkEnd w:id="426"/>
      <w:bookmarkEnd w:id="427"/>
    </w:p>
    <w:p w:rsidR="006822E9" w:rsidRPr="006822E9" w:rsidRDefault="00EA15B3" w:rsidP="006822E9">
      <w:pPr>
        <w:ind w:firstLine="480"/>
      </w:pPr>
      <w:r w:rsidRPr="00EA15B3">
        <w:rPr>
          <w:rFonts w:hint="eastAsia"/>
        </w:rPr>
        <w:t>本章作为心血管疾病预测模型中的最后一步，也是最重要的一步，首先在前面章节的基础上，为获得更好的分类效果，根据心血管疾病数据集的特性，本文采用基于混合策略的多标签学习框架，提出了</w:t>
      </w:r>
      <w:r w:rsidRPr="00EA15B3">
        <w:rPr>
          <w:rFonts w:hint="eastAsia"/>
        </w:rPr>
        <w:t>ML-KNN</w:t>
      </w:r>
      <w:r w:rsidRPr="00EA15B3">
        <w:rPr>
          <w:rFonts w:hint="eastAsia"/>
        </w:rPr>
        <w:t>算法和</w:t>
      </w:r>
      <w:r w:rsidRPr="00EA15B3">
        <w:rPr>
          <w:rFonts w:hint="eastAsia"/>
        </w:rPr>
        <w:t>RAKEL</w:t>
      </w:r>
      <w:r w:rsidRPr="00EA15B3">
        <w:rPr>
          <w:rFonts w:hint="eastAsia"/>
        </w:rPr>
        <w:t>算法相结合的多标签分类框架，建立心血管疾病预测模型，该模型对基分类器取长补短，并且在</w:t>
      </w:r>
      <w:r w:rsidRPr="00EA15B3">
        <w:rPr>
          <w:rFonts w:hint="eastAsia"/>
        </w:rPr>
        <w:t>RAKEL</w:t>
      </w:r>
      <w:r w:rsidRPr="00EA15B3">
        <w:rPr>
          <w:rFonts w:hint="eastAsia"/>
        </w:rPr>
        <w:t>算法无法处理大数据量的情况下，防止欠采样导致的信息丢失降低分类性能，同时获取更为均衡的数据集，对心血管疾病数据集按照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740470" w:rsidRDefault="00740470">
      <w:pPr>
        <w:pStyle w:val="1"/>
        <w:spacing w:beforeLines="200" w:before="480" w:afterLines="100" w:after="240"/>
        <w:ind w:left="0"/>
      </w:pPr>
      <w:bookmarkStart w:id="428" w:name="_Toc156291161"/>
      <w:bookmarkStart w:id="429" w:name="_Toc156292013"/>
      <w:bookmarkStart w:id="430" w:name="_Toc163533801"/>
      <w:bookmarkStart w:id="431" w:name="_Toc511730118"/>
      <w:bookmarkStart w:id="432" w:name="_Toc511756951"/>
      <w:r>
        <w:rPr>
          <w:rFonts w:hint="eastAsia"/>
        </w:rPr>
        <w:lastRenderedPageBreak/>
        <w:t>结论与展望</w:t>
      </w:r>
      <w:bookmarkEnd w:id="428"/>
      <w:bookmarkEnd w:id="429"/>
      <w:bookmarkEnd w:id="430"/>
      <w:bookmarkEnd w:id="431"/>
      <w:bookmarkEnd w:id="432"/>
    </w:p>
    <w:p w:rsidR="00740470" w:rsidRDefault="00E732DF" w:rsidP="00E732DF">
      <w:pPr>
        <w:pStyle w:val="2"/>
      </w:pPr>
      <w:bookmarkStart w:id="433" w:name="_Toc511730119"/>
      <w:bookmarkStart w:id="434" w:name="_Toc511756952"/>
      <w:commentRangeStart w:id="435"/>
      <w:r>
        <w:rPr>
          <w:rFonts w:hint="eastAsia"/>
        </w:rPr>
        <w:t>总结</w:t>
      </w:r>
      <w:bookmarkEnd w:id="433"/>
      <w:bookmarkEnd w:id="434"/>
      <w:commentRangeEnd w:id="435"/>
      <w:r w:rsidR="00E8344B">
        <w:rPr>
          <w:rStyle w:val="af8"/>
          <w:snapToGrid/>
          <w:kern w:val="2"/>
        </w:rPr>
        <w:commentReference w:id="435"/>
      </w:r>
    </w:p>
    <w:p w:rsidR="00E732DF" w:rsidRPr="00E732DF" w:rsidRDefault="00E732DF" w:rsidP="00E732DF">
      <w:pPr>
        <w:ind w:firstLine="480"/>
      </w:pPr>
      <w:r w:rsidRPr="00E732DF">
        <w:rPr>
          <w:rFonts w:hint="eastAsia"/>
        </w:rPr>
        <w:t>本文从医疗大数据项目出发，以心血管疾病预测为目标，从项目所提供真实的、可靠的医疗数据出发，通过统计分析确定研究对象，提取研究对象对应的数据，并进行预处理和有效的特征因素选择，经过这一系列的处理，获得了干净的、完善的具有可分类特性的心血管疾病数据集，此外，为了提高多标签分类的可靠性，对处理后的数据集进行了数据均衡性采样，根据心血管疾病数据集的多标签特性以及确保采样后的数据仍能保持原始数据的分布，提出了多标签双重自适应随机采样算法，并应用心血管疾病数据集和两种不同的公开数据集进行了实验验证，结果表明新的采样算法相比于现有的采样算法能够很好的解决多标签数据均衡性问题，并且在一定程度上提升分类效果，为之后的多标签分类预测打下了坚实的基础。在之前的基础上，本文利用现有多标签分类算法的优势，结合心血管疾病数据集的特性，提出了以</w:t>
      </w:r>
      <w:r w:rsidRPr="00E732DF">
        <w:rPr>
          <w:rFonts w:hint="eastAsia"/>
        </w:rPr>
        <w:t>ML-KNN</w:t>
      </w:r>
      <w:r w:rsidRPr="00E732DF">
        <w:rPr>
          <w:rFonts w:hint="eastAsia"/>
        </w:rPr>
        <w:t>和</w:t>
      </w:r>
      <w:r w:rsidRPr="00E732DF">
        <w:rPr>
          <w:rFonts w:hint="eastAsia"/>
        </w:rPr>
        <w:t>RAKEL</w:t>
      </w:r>
      <w:r w:rsidRPr="00E732DF">
        <w:rPr>
          <w:rFonts w:hint="eastAsia"/>
        </w:rPr>
        <w:t>算法为基础且基于混合策略的多标签分类框架，预测结果表明，利用多标签分类算法能够有效解决医学领域疾病预测这样一个复杂难题，为数据挖掘技术应用于医学数据研究提供了新方法、新思路。</w:t>
      </w:r>
    </w:p>
    <w:p w:rsidR="00E732DF" w:rsidRDefault="00E732DF" w:rsidP="00E732DF">
      <w:pPr>
        <w:pStyle w:val="2"/>
      </w:pPr>
      <w:bookmarkStart w:id="436" w:name="_Toc511730120"/>
      <w:bookmarkStart w:id="437" w:name="_Toc511756953"/>
      <w:r>
        <w:rPr>
          <w:rFonts w:hint="eastAsia"/>
        </w:rPr>
        <w:t>展望</w:t>
      </w:r>
      <w:bookmarkEnd w:id="436"/>
      <w:bookmarkEnd w:id="437"/>
    </w:p>
    <w:p w:rsidR="00740470" w:rsidRDefault="00E732DF">
      <w:pPr>
        <w:ind w:firstLine="480"/>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w:t>
      </w:r>
      <w:r w:rsidRPr="00E732DF">
        <w:rPr>
          <w:rFonts w:hint="eastAsia"/>
        </w:rPr>
        <w:t xml:space="preserve"> </w:t>
      </w:r>
      <w:r w:rsidRPr="00E732DF">
        <w:rPr>
          <w:rFonts w:hint="eastAsia"/>
        </w:rPr>
        <w:t>获得了干净且真实的心血管疾病数据集，提出的均衡算法解决多标签数据集不均衡问题。</w:t>
      </w:r>
      <w:r w:rsidRPr="00E732DF">
        <w:rPr>
          <w:rFonts w:hint="eastAsia"/>
        </w:rPr>
        <w:t xml:space="preserve"> </w:t>
      </w:r>
      <w:r w:rsidRPr="00E732DF">
        <w:rPr>
          <w:rFonts w:hint="eastAsia"/>
        </w:rPr>
        <w:t>但本文的心血管疾病预测模型依然有待进一步提升，处理不均衡问题上，是否能够改进新的采样算法使得减少采样过程中标签间信息丢失问题，获取更为均衡的数据集，基于混合策略的模型虽然获得了更高的分类效果，但是训练多个分类器要花费更长的时间，能否降低该模型的预测时间，是下一步要做的工作。</w:t>
      </w:r>
    </w:p>
    <w:p w:rsidR="00740470" w:rsidRDefault="00740470">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p>
    <w:p w:rsidR="00740470" w:rsidRDefault="00740470">
      <w:pPr>
        <w:pStyle w:val="1"/>
        <w:numPr>
          <w:ilvl w:val="0"/>
          <w:numId w:val="0"/>
        </w:numPr>
        <w:spacing w:beforeLines="200" w:before="480" w:afterLines="100" w:after="240"/>
      </w:pPr>
      <w:bookmarkStart w:id="438" w:name="_Toc511730121"/>
      <w:bookmarkStart w:id="439" w:name="_Toc511756954"/>
      <w:r>
        <w:rPr>
          <w:rFonts w:hint="eastAsia"/>
        </w:rPr>
        <w:lastRenderedPageBreak/>
        <w:t>致</w:t>
      </w:r>
      <w:r>
        <w:rPr>
          <w:rFonts w:hint="eastAsia"/>
        </w:rPr>
        <w:t xml:space="preserve">  </w:t>
      </w:r>
      <w:r>
        <w:rPr>
          <w:rFonts w:hint="eastAsia"/>
        </w:rPr>
        <w:t>谢</w:t>
      </w:r>
      <w:bookmarkEnd w:id="438"/>
      <w:bookmarkEnd w:id="439"/>
    </w:p>
    <w:p w:rsidR="00E732DF" w:rsidRDefault="00E732DF" w:rsidP="00E732DF">
      <w:pPr>
        <w:ind w:firstLine="480"/>
      </w:pPr>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E732DF" w:rsidRDefault="00E732DF" w:rsidP="00E732DF">
      <w:pPr>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E732DF" w:rsidRDefault="00E732DF" w:rsidP="00E732DF">
      <w:pPr>
        <w:ind w:firstLine="480"/>
      </w:pPr>
      <w:r>
        <w:rPr>
          <w:rFonts w:hint="eastAsia"/>
        </w:rPr>
        <w:t>感谢深圳中科院先进技术研究院的指导老师蔡云鹏还有一起参与这个项目的同学们，我很庆幸参与到医疗大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spark</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E732DF" w:rsidRDefault="00E732DF" w:rsidP="00E732DF">
      <w:pPr>
        <w:ind w:firstLine="480"/>
      </w:pPr>
      <w:r>
        <w:rPr>
          <w:rFonts w:hint="eastAsia"/>
        </w:rPr>
        <w:t>最后，感谢我的父母，感谢他们一直以来对我的支持与鼓励，是我不断坚持与前进的力量。</w:t>
      </w:r>
    </w:p>
    <w:p w:rsidR="00740470" w:rsidRPr="00E732DF" w:rsidRDefault="00740470">
      <w:pPr>
        <w:ind w:firstLine="480"/>
      </w:pPr>
    </w:p>
    <w:p w:rsidR="00740470" w:rsidRDefault="00740470">
      <w:pPr>
        <w:ind w:firstLine="480"/>
      </w:pPr>
    </w:p>
    <w:p w:rsidR="00740470" w:rsidRDefault="00740470">
      <w:pPr>
        <w:ind w:firstLineChars="83" w:firstLine="199"/>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bookmarkStart w:id="440" w:name="_Toc156291164"/>
      <w:bookmarkStart w:id="441" w:name="_Toc156292016"/>
      <w:bookmarkStart w:id="442" w:name="_Toc163533802"/>
    </w:p>
    <w:p w:rsidR="00740470" w:rsidRDefault="00740470">
      <w:pPr>
        <w:pStyle w:val="1"/>
        <w:numPr>
          <w:ilvl w:val="0"/>
          <w:numId w:val="0"/>
        </w:numPr>
        <w:spacing w:beforeLines="200" w:before="480" w:afterLines="100" w:after="240"/>
      </w:pPr>
      <w:bookmarkStart w:id="443" w:name="_Toc156291165"/>
      <w:bookmarkStart w:id="444" w:name="_Toc156292017"/>
      <w:bookmarkStart w:id="445" w:name="_Toc163533803"/>
      <w:bookmarkStart w:id="446" w:name="_Toc511730122"/>
      <w:bookmarkStart w:id="447" w:name="_Toc511756955"/>
      <w:bookmarkEnd w:id="440"/>
      <w:bookmarkEnd w:id="441"/>
      <w:bookmarkEnd w:id="442"/>
      <w:r>
        <w:rPr>
          <w:rFonts w:hint="eastAsia"/>
        </w:rPr>
        <w:lastRenderedPageBreak/>
        <w:t>参考文献</w:t>
      </w:r>
      <w:bookmarkEnd w:id="443"/>
      <w:bookmarkEnd w:id="444"/>
      <w:bookmarkEnd w:id="445"/>
      <w:bookmarkEnd w:id="446"/>
      <w:bookmarkEnd w:id="447"/>
    </w:p>
    <w:p w:rsidR="00D12BC8" w:rsidRDefault="00D12BC8" w:rsidP="00D12BC8">
      <w:pPr>
        <w:pStyle w:val="a"/>
        <w:rPr>
          <w:color w:val="FF0000"/>
        </w:rPr>
      </w:pPr>
      <w:r w:rsidRPr="00D12BC8">
        <w:rPr>
          <w:rFonts w:hint="eastAsia"/>
          <w:color w:val="FF0000"/>
        </w:rPr>
        <w:t>刘少楠．高血压并发心衰风险预测模型的研究与应用</w:t>
      </w:r>
      <w:r w:rsidRPr="00D12BC8">
        <w:rPr>
          <w:rFonts w:hint="eastAsia"/>
          <w:color w:val="FF0000"/>
        </w:rPr>
        <w:t>[D]</w:t>
      </w:r>
      <w:r w:rsidRPr="00D12BC8">
        <w:rPr>
          <w:rFonts w:hint="eastAsia"/>
          <w:color w:val="FF0000"/>
        </w:rPr>
        <w:t>．西安交通大学，</w:t>
      </w:r>
      <w:r w:rsidRPr="00D12BC8">
        <w:rPr>
          <w:rFonts w:hint="eastAsia"/>
          <w:color w:val="FF0000"/>
        </w:rPr>
        <w:t>2016</w:t>
      </w:r>
      <w:r w:rsidRPr="00D12BC8">
        <w:rPr>
          <w:rFonts w:hint="eastAsia"/>
          <w:color w:val="FF0000"/>
        </w:rPr>
        <w:t>．</w:t>
      </w:r>
    </w:p>
    <w:p w:rsidR="00D12BC8" w:rsidRDefault="00D12BC8" w:rsidP="00D12BC8">
      <w:pPr>
        <w:pStyle w:val="a"/>
        <w:rPr>
          <w:color w:val="FF0000"/>
        </w:rPr>
      </w:pPr>
      <w:r w:rsidRPr="00D12BC8">
        <w:rPr>
          <w:rFonts w:hint="eastAsia"/>
          <w:color w:val="FF0000"/>
        </w:rPr>
        <w:t>杭州臻景功能医学中心．功能医学</w:t>
      </w:r>
      <w:r w:rsidRPr="00D12BC8">
        <w:rPr>
          <w:rFonts w:hint="eastAsia"/>
          <w:color w:val="FF0000"/>
        </w:rPr>
        <w:t>:</w:t>
      </w:r>
      <w:r w:rsidRPr="00D12BC8">
        <w:rPr>
          <w:rFonts w:hint="eastAsia"/>
          <w:color w:val="FF0000"/>
        </w:rPr>
        <w:t>如何降低血管疾病的风险</w:t>
      </w:r>
      <w:r w:rsidRPr="00D12BC8">
        <w:rPr>
          <w:rFonts w:hint="eastAsia"/>
          <w:color w:val="FF0000"/>
        </w:rPr>
        <w:t>[J]</w:t>
      </w:r>
      <w:r w:rsidRPr="00D12BC8">
        <w:rPr>
          <w:rFonts w:hint="eastAsia"/>
          <w:color w:val="FF0000"/>
        </w:rPr>
        <w:t>．健康人生，</w:t>
      </w:r>
      <w:r w:rsidRPr="00D12BC8">
        <w:rPr>
          <w:rFonts w:hint="eastAsia"/>
          <w:color w:val="FF0000"/>
        </w:rPr>
        <w:t>2016(5):39-40</w:t>
      </w:r>
      <w:r w:rsidRPr="00D12BC8">
        <w:rPr>
          <w:rFonts w:hint="eastAsia"/>
          <w:color w:val="FF0000"/>
        </w:rPr>
        <w:t>．</w:t>
      </w:r>
    </w:p>
    <w:p w:rsidR="00D12BC8" w:rsidRPr="00D12BC8" w:rsidRDefault="00D12BC8" w:rsidP="00D12BC8">
      <w:pPr>
        <w:pStyle w:val="a"/>
        <w:rPr>
          <w:color w:val="FF0000"/>
        </w:rPr>
      </w:pPr>
      <w:r w:rsidRPr="00D12BC8">
        <w:rPr>
          <w:rFonts w:hint="eastAsia"/>
          <w:color w:val="FF0000"/>
        </w:rPr>
        <w:t xml:space="preserve">Poke Mogo </w:t>
      </w:r>
      <w:r w:rsidRPr="00D12BC8">
        <w:rPr>
          <w:rFonts w:hint="eastAsia"/>
          <w:color w:val="FF0000"/>
        </w:rPr>
        <w:t>博客．疾病预测，机器学习和医疗保健．</w:t>
      </w:r>
      <w:r w:rsidRPr="00D12BC8">
        <w:rPr>
          <w:rFonts w:hint="eastAsia"/>
          <w:color w:val="FF0000"/>
        </w:rPr>
        <w:t>https://blog.csdn.net/pokemogo/article/details/79075269.</w:t>
      </w:r>
    </w:p>
    <w:p w:rsidR="00740470" w:rsidRDefault="00B34714" w:rsidP="00B34714">
      <w:pPr>
        <w:pStyle w:val="a"/>
        <w:rPr>
          <w:color w:val="FF0000"/>
        </w:rPr>
      </w:pPr>
      <w:r w:rsidRPr="00DC1A7B">
        <w:rPr>
          <w:rFonts w:hint="eastAsia"/>
          <w:color w:val="FF0000"/>
        </w:rPr>
        <w:t>王普．多标记学习算法研究及生物医学数据挖掘中的应用</w:t>
      </w:r>
      <w:r w:rsidR="00BB22D4" w:rsidRPr="00DC1A7B">
        <w:rPr>
          <w:rFonts w:hint="eastAsia"/>
          <w:color w:val="FF0000"/>
        </w:rPr>
        <w:t>[D]</w:t>
      </w:r>
      <w:r w:rsidRPr="00DC1A7B">
        <w:rPr>
          <w:rFonts w:hint="eastAsia"/>
          <w:color w:val="FF0000"/>
        </w:rPr>
        <w:t>．中科院深圳先进技术研究院</w:t>
      </w:r>
      <w:r w:rsidR="00BB22D4" w:rsidRPr="00DC1A7B">
        <w:rPr>
          <w:rFonts w:hint="eastAsia"/>
          <w:color w:val="FF0000"/>
        </w:rPr>
        <w:t>，</w:t>
      </w:r>
      <w:r w:rsidRPr="00DC1A7B">
        <w:rPr>
          <w:rFonts w:hint="eastAsia"/>
          <w:color w:val="FF0000"/>
        </w:rPr>
        <w:t>2017</w:t>
      </w:r>
      <w:r w:rsidR="00BB22D4" w:rsidRPr="00DC1A7B">
        <w:rPr>
          <w:rFonts w:hint="eastAsia"/>
          <w:color w:val="FF0000"/>
        </w:rPr>
        <w:t>．</w:t>
      </w:r>
      <w:r w:rsidRPr="00DC1A7B">
        <w:rPr>
          <w:color w:val="FF0000"/>
        </w:rPr>
        <w:t xml:space="preserve"> </w:t>
      </w:r>
    </w:p>
    <w:p w:rsidR="00D12BC8" w:rsidRPr="00D12BC8" w:rsidRDefault="00D12BC8" w:rsidP="00D12BC8">
      <w:pPr>
        <w:pStyle w:val="a"/>
        <w:rPr>
          <w:color w:val="FF0000"/>
        </w:rPr>
      </w:pPr>
      <w:r w:rsidRPr="00D12BC8">
        <w:rPr>
          <w:rFonts w:hint="eastAsia"/>
          <w:color w:val="FF0000"/>
        </w:rPr>
        <w:t>董纯洁．基于实例与逻辑回归的多标签分类模型</w:t>
      </w:r>
      <w:r w:rsidRPr="00D12BC8">
        <w:rPr>
          <w:rFonts w:hint="eastAsia"/>
          <w:color w:val="FF0000"/>
        </w:rPr>
        <w:t>[D]</w:t>
      </w:r>
      <w:r w:rsidRPr="00D12BC8">
        <w:rPr>
          <w:rFonts w:hint="eastAsia"/>
          <w:color w:val="FF0000"/>
        </w:rPr>
        <w:t>．南京大学，</w:t>
      </w:r>
      <w:r w:rsidRPr="00D12BC8">
        <w:rPr>
          <w:rFonts w:hint="eastAsia"/>
          <w:color w:val="FF0000"/>
        </w:rPr>
        <w:t>2013</w:t>
      </w:r>
      <w:r w:rsidRPr="00D12BC8">
        <w:rPr>
          <w:rFonts w:hint="eastAsia"/>
          <w:color w:val="FF0000"/>
        </w:rPr>
        <w:t>．</w:t>
      </w:r>
    </w:p>
    <w:p w:rsidR="00D12BC8" w:rsidRDefault="00D12BC8" w:rsidP="00D12BC8">
      <w:pPr>
        <w:pStyle w:val="a"/>
        <w:rPr>
          <w:color w:val="FF0000"/>
        </w:rPr>
      </w:pPr>
      <w:r w:rsidRPr="00D12BC8">
        <w:rPr>
          <w:rFonts w:hint="eastAsia"/>
          <w:color w:val="FF0000"/>
        </w:rPr>
        <w:t>邬</w:t>
      </w:r>
      <w:r w:rsidRPr="00D12BC8">
        <w:rPr>
          <w:rFonts w:hint="eastAsia"/>
          <w:color w:val="FF0000"/>
        </w:rPr>
        <w:t xml:space="preserve"> </w:t>
      </w:r>
      <w:r w:rsidRPr="00D12BC8">
        <w:rPr>
          <w:rFonts w:hint="eastAsia"/>
          <w:color w:val="FF0000"/>
        </w:rPr>
        <w:t>杨．基于机器学习的卵巢肿瘤预测与分析研究．吉林大学，</w:t>
      </w:r>
      <w:r w:rsidRPr="00D12BC8">
        <w:rPr>
          <w:rFonts w:hint="eastAsia"/>
          <w:color w:val="FF0000"/>
        </w:rPr>
        <w:t>2016</w:t>
      </w:r>
      <w:r w:rsidRPr="00D12BC8">
        <w:rPr>
          <w:rFonts w:hint="eastAsia"/>
          <w:color w:val="FF0000"/>
        </w:rPr>
        <w:t>．</w:t>
      </w:r>
    </w:p>
    <w:p w:rsidR="000B39A9" w:rsidRPr="000B39A9" w:rsidRDefault="000B39A9" w:rsidP="000B39A9">
      <w:pPr>
        <w:pStyle w:val="a"/>
        <w:rPr>
          <w:color w:val="FF0000"/>
        </w:rPr>
      </w:pPr>
      <w:r w:rsidRPr="000B39A9">
        <w:rPr>
          <w:rFonts w:hint="eastAsia"/>
          <w:color w:val="FF0000"/>
        </w:rPr>
        <w:t>王宁</w:t>
      </w:r>
      <w:r w:rsidRPr="000B39A9">
        <w:rPr>
          <w:rFonts w:hint="eastAsia"/>
          <w:color w:val="FF0000"/>
        </w:rPr>
        <w:t>.</w:t>
      </w:r>
      <w:r w:rsidRPr="000B39A9">
        <w:rPr>
          <w:rFonts w:hint="eastAsia"/>
          <w:color w:val="FF0000"/>
        </w:rPr>
        <w:t>基于</w:t>
      </w:r>
      <w:r w:rsidRPr="000B39A9">
        <w:rPr>
          <w:rFonts w:hint="eastAsia"/>
          <w:color w:val="FF0000"/>
        </w:rPr>
        <w:t>Hadoop</w:t>
      </w:r>
      <w:r w:rsidRPr="000B39A9">
        <w:rPr>
          <w:rFonts w:hint="eastAsia"/>
          <w:color w:val="FF0000"/>
        </w:rPr>
        <w:t>平台的海量医疗数据挖掘算法的研究与实现</w:t>
      </w:r>
      <w:r w:rsidRPr="000B39A9">
        <w:rPr>
          <w:rFonts w:hint="eastAsia"/>
          <w:color w:val="FF0000"/>
        </w:rPr>
        <w:t xml:space="preserve">. </w:t>
      </w:r>
      <w:r w:rsidRPr="000B39A9">
        <w:rPr>
          <w:rFonts w:hint="eastAsia"/>
          <w:color w:val="FF0000"/>
        </w:rPr>
        <w:t>北京邮电大学</w:t>
      </w:r>
      <w:r w:rsidRPr="000B39A9">
        <w:rPr>
          <w:rFonts w:hint="eastAsia"/>
          <w:color w:val="FF0000"/>
        </w:rPr>
        <w:t>.2013</w:t>
      </w:r>
    </w:p>
    <w:p w:rsidR="005342B5" w:rsidRPr="005342B5" w:rsidRDefault="005342B5" w:rsidP="005342B5">
      <w:pPr>
        <w:pStyle w:val="a"/>
        <w:rPr>
          <w:color w:val="FF0000"/>
        </w:rPr>
      </w:pPr>
      <w:r w:rsidRPr="005342B5">
        <w:rPr>
          <w:rFonts w:hint="eastAsia"/>
          <w:color w:val="FF0000"/>
        </w:rPr>
        <w:t>周浩．中文多标签文本分类算法研究</w:t>
      </w:r>
      <w:r w:rsidRPr="005342B5">
        <w:rPr>
          <w:rFonts w:hint="eastAsia"/>
          <w:color w:val="FF0000"/>
        </w:rPr>
        <w:t>[D]</w:t>
      </w:r>
      <w:r w:rsidRPr="005342B5">
        <w:rPr>
          <w:rFonts w:hint="eastAsia"/>
          <w:color w:val="FF0000"/>
        </w:rPr>
        <w:t>．上海交通大学，</w:t>
      </w:r>
      <w:r w:rsidRPr="005342B5">
        <w:rPr>
          <w:rFonts w:hint="eastAsia"/>
          <w:color w:val="FF0000"/>
        </w:rPr>
        <w:t>2014</w:t>
      </w:r>
      <w:r w:rsidRPr="005342B5">
        <w:rPr>
          <w:rFonts w:hint="eastAsia"/>
          <w:color w:val="FF0000"/>
        </w:rPr>
        <w:t>．</w:t>
      </w:r>
    </w:p>
    <w:p w:rsidR="00740470" w:rsidRPr="005342B5" w:rsidRDefault="00BB22D4" w:rsidP="00BB22D4">
      <w:pPr>
        <w:pStyle w:val="a"/>
        <w:rPr>
          <w:color w:val="FF0000"/>
        </w:rPr>
      </w:pPr>
      <w:r w:rsidRPr="005342B5">
        <w:rPr>
          <w:rFonts w:hint="eastAsia"/>
          <w:color w:val="FF0000"/>
        </w:rPr>
        <w:t>李思豪，陈福才，黄瑞阳．一种多标签随机均衡采样算法</w:t>
      </w:r>
      <w:r w:rsidR="00034BCA" w:rsidRPr="005342B5">
        <w:rPr>
          <w:rFonts w:hint="eastAsia"/>
          <w:color w:val="FF0000"/>
        </w:rPr>
        <w:t>[J]</w:t>
      </w:r>
      <w:r w:rsidRPr="005342B5">
        <w:rPr>
          <w:rFonts w:hint="eastAsia"/>
          <w:color w:val="FF0000"/>
        </w:rPr>
        <w:t>．计算机应用研究，</w:t>
      </w:r>
      <w:r w:rsidRPr="005342B5">
        <w:rPr>
          <w:rFonts w:hint="eastAsia"/>
          <w:color w:val="FF0000"/>
        </w:rPr>
        <w:t>2017</w:t>
      </w:r>
      <w:r w:rsidRPr="005342B5">
        <w:rPr>
          <w:rFonts w:hint="eastAsia"/>
          <w:color w:val="FF0000"/>
        </w:rPr>
        <w:t>，</w:t>
      </w:r>
      <w:r w:rsidRPr="005342B5">
        <w:rPr>
          <w:rFonts w:hint="eastAsia"/>
          <w:color w:val="FF0000"/>
        </w:rPr>
        <w:t xml:space="preserve"> 34(10):2929-2932</w:t>
      </w:r>
      <w:r w:rsidRPr="005342B5">
        <w:rPr>
          <w:rFonts w:hint="eastAsia"/>
          <w:color w:val="FF0000"/>
        </w:rPr>
        <w:t>．</w:t>
      </w:r>
      <w:r w:rsidR="00740470" w:rsidRPr="005342B5">
        <w:rPr>
          <w:color w:val="FF0000"/>
        </w:rPr>
        <w:t xml:space="preserve"> </w:t>
      </w:r>
    </w:p>
    <w:p w:rsidR="00BB22D4" w:rsidRPr="00E03200" w:rsidRDefault="00BB22D4" w:rsidP="00BB22D4">
      <w:pPr>
        <w:pStyle w:val="a"/>
        <w:rPr>
          <w:color w:val="FF0000"/>
        </w:rPr>
      </w:pPr>
      <w:r w:rsidRPr="00E03200">
        <w:rPr>
          <w:rFonts w:hint="eastAsia"/>
          <w:color w:val="FF0000"/>
        </w:rPr>
        <w:t>肖雨奇．多标签学习应用于中医诊断帕金森中类别不均衡问题研究</w:t>
      </w:r>
      <w:r w:rsidRPr="00E03200">
        <w:rPr>
          <w:rFonts w:hint="eastAsia"/>
          <w:color w:val="FF0000"/>
        </w:rPr>
        <w:t>[D]</w:t>
      </w:r>
      <w:r w:rsidRPr="00E03200">
        <w:rPr>
          <w:rFonts w:hint="eastAsia"/>
          <w:color w:val="FF0000"/>
        </w:rPr>
        <w:t>．南京大学，</w:t>
      </w:r>
      <w:r w:rsidRPr="00E03200">
        <w:rPr>
          <w:rFonts w:hint="eastAsia"/>
          <w:color w:val="FF0000"/>
        </w:rPr>
        <w:t>2016</w:t>
      </w:r>
      <w:r w:rsidRPr="00E03200">
        <w:rPr>
          <w:rFonts w:hint="eastAsia"/>
          <w:color w:val="FF0000"/>
        </w:rPr>
        <w:t>．</w:t>
      </w:r>
    </w:p>
    <w:p w:rsidR="00836D29" w:rsidRPr="00E03200" w:rsidRDefault="00836D29" w:rsidP="00836D29">
      <w:pPr>
        <w:pStyle w:val="a"/>
        <w:rPr>
          <w:color w:val="FF0000"/>
        </w:rPr>
      </w:pPr>
      <w:r w:rsidRPr="00E03200">
        <w:rPr>
          <w:rFonts w:hint="eastAsia"/>
          <w:color w:val="FF0000"/>
        </w:rPr>
        <w:t>陈旭，刘鹏鹤</w:t>
      </w:r>
      <w:r w:rsidRPr="00E03200">
        <w:rPr>
          <w:rFonts w:hint="eastAsia"/>
          <w:color w:val="FF0000"/>
        </w:rPr>
        <w:t>,</w:t>
      </w:r>
      <w:r w:rsidRPr="00E03200">
        <w:rPr>
          <w:rFonts w:hint="eastAsia"/>
          <w:color w:val="FF0000"/>
        </w:rPr>
        <w:t>，</w:t>
      </w:r>
      <w:r w:rsidR="00D37C50" w:rsidRPr="00E03200">
        <w:rPr>
          <w:rFonts w:hint="eastAsia"/>
          <w:color w:val="FF0000"/>
        </w:rPr>
        <w:t>孙毓忠等</w:t>
      </w:r>
      <w:r w:rsidR="00034BCA" w:rsidRPr="00E03200">
        <w:rPr>
          <w:rFonts w:hint="eastAsia"/>
          <w:color w:val="FF0000"/>
        </w:rPr>
        <w:t>．</w:t>
      </w:r>
      <w:r w:rsidRPr="00E03200">
        <w:rPr>
          <w:rFonts w:hint="eastAsia"/>
          <w:color w:val="FF0000"/>
        </w:rPr>
        <w:t>面向不均衡医学数据集的疾病预测模型研究</w:t>
      </w:r>
      <w:r w:rsidR="00034BCA" w:rsidRPr="00E03200">
        <w:rPr>
          <w:rFonts w:hint="eastAsia"/>
          <w:color w:val="FF0000"/>
        </w:rPr>
        <w:t>．</w:t>
      </w:r>
      <w:r w:rsidR="00034BCA" w:rsidRPr="00E03200">
        <w:rPr>
          <w:rFonts w:hint="eastAsia"/>
          <w:color w:val="FF0000"/>
        </w:rPr>
        <w:t>Vol.40</w:t>
      </w:r>
      <w:r w:rsidR="00034BCA" w:rsidRPr="00E03200">
        <w:rPr>
          <w:rFonts w:hint="eastAsia"/>
          <w:color w:val="FF0000"/>
        </w:rPr>
        <w:t>，</w:t>
      </w:r>
      <w:r w:rsidRPr="00E03200">
        <w:rPr>
          <w:rFonts w:hint="eastAsia"/>
          <w:color w:val="FF0000"/>
        </w:rPr>
        <w:t>在线出版号</w:t>
      </w:r>
      <w:r w:rsidRPr="00E03200">
        <w:rPr>
          <w:rFonts w:hint="eastAsia"/>
          <w:color w:val="FF0000"/>
        </w:rPr>
        <w:t xml:space="preserve"> No</w:t>
      </w:r>
      <w:r w:rsidR="00034BCA" w:rsidRPr="00E03200">
        <w:rPr>
          <w:rFonts w:hint="eastAsia"/>
          <w:color w:val="FF0000"/>
        </w:rPr>
        <w:t>.</w:t>
      </w:r>
      <w:r w:rsidRPr="00E03200">
        <w:rPr>
          <w:rFonts w:hint="eastAsia"/>
          <w:color w:val="FF0000"/>
        </w:rPr>
        <w:t>155</w:t>
      </w:r>
      <w:r w:rsidR="00034BCA" w:rsidRPr="00E03200">
        <w:rPr>
          <w:rFonts w:hint="eastAsia"/>
          <w:color w:val="FF0000"/>
        </w:rPr>
        <w:t>．</w:t>
      </w:r>
    </w:p>
    <w:p w:rsidR="00836D29" w:rsidRDefault="00034BCA" w:rsidP="00034BCA">
      <w:pPr>
        <w:pStyle w:val="a"/>
      </w:pPr>
      <w:r w:rsidRPr="00034BCA">
        <w:rPr>
          <w:rFonts w:hint="eastAsia"/>
        </w:rPr>
        <w:t>何伟骏</w:t>
      </w:r>
      <w:r>
        <w:rPr>
          <w:rFonts w:hint="eastAsia"/>
        </w:rPr>
        <w:t>．</w:t>
      </w:r>
      <w:r w:rsidRPr="00034BCA">
        <w:rPr>
          <w:rFonts w:hint="eastAsia"/>
        </w:rPr>
        <w:t>基于层次—互斥模型的多标签分类算法的研究与应用</w:t>
      </w:r>
      <w:r>
        <w:rPr>
          <w:rFonts w:hint="eastAsia"/>
        </w:rPr>
        <w:t>[D]</w:t>
      </w:r>
      <w:r>
        <w:rPr>
          <w:rFonts w:hint="eastAsia"/>
        </w:rPr>
        <w:t>．</w:t>
      </w:r>
      <w:r w:rsidRPr="00034BCA">
        <w:rPr>
          <w:rFonts w:hint="eastAsia"/>
        </w:rPr>
        <w:t>中山大学</w:t>
      </w:r>
      <w:r>
        <w:rPr>
          <w:rFonts w:hint="eastAsia"/>
        </w:rPr>
        <w:t>，</w:t>
      </w:r>
      <w:r>
        <w:rPr>
          <w:rFonts w:hint="eastAsia"/>
        </w:rPr>
        <w:t>2015</w:t>
      </w:r>
      <w:r>
        <w:rPr>
          <w:rFonts w:hint="eastAsia"/>
        </w:rPr>
        <w:t>．</w:t>
      </w:r>
    </w:p>
    <w:p w:rsidR="00836D29" w:rsidRDefault="00034BCA" w:rsidP="00034BCA">
      <w:pPr>
        <w:pStyle w:val="a"/>
      </w:pPr>
      <w:r w:rsidRPr="00034BCA">
        <w:rPr>
          <w:rFonts w:hint="eastAsia"/>
        </w:rPr>
        <w:t>王臻</w:t>
      </w:r>
      <w:r>
        <w:rPr>
          <w:rFonts w:hint="eastAsia"/>
        </w:rPr>
        <w:t>．</w:t>
      </w:r>
      <w:r w:rsidRPr="00034BCA">
        <w:rPr>
          <w:rFonts w:hint="eastAsia"/>
        </w:rPr>
        <w:t>基于学习标签相关性的多标签分类算法</w:t>
      </w:r>
      <w:r>
        <w:rPr>
          <w:rFonts w:hint="eastAsia"/>
        </w:rPr>
        <w:t>[D]</w:t>
      </w:r>
      <w:r>
        <w:rPr>
          <w:rFonts w:hint="eastAsia"/>
        </w:rPr>
        <w:t>．</w:t>
      </w:r>
      <w:r w:rsidRPr="00034BCA">
        <w:rPr>
          <w:rFonts w:hint="eastAsia"/>
        </w:rPr>
        <w:t>中国科学技术大学</w:t>
      </w:r>
      <w:r>
        <w:rPr>
          <w:rFonts w:hint="eastAsia"/>
        </w:rPr>
        <w:t>，</w:t>
      </w:r>
      <w:r>
        <w:rPr>
          <w:rFonts w:hint="eastAsia"/>
        </w:rPr>
        <w:t>2015</w:t>
      </w:r>
      <w:r>
        <w:rPr>
          <w:rFonts w:hint="eastAsia"/>
        </w:rPr>
        <w:t>．</w:t>
      </w:r>
    </w:p>
    <w:p w:rsidR="00034BCA" w:rsidRDefault="00034BCA" w:rsidP="00B346B5">
      <w:pPr>
        <w:pStyle w:val="a"/>
      </w:pPr>
      <w:r>
        <w:rPr>
          <w:rFonts w:hint="eastAsia"/>
        </w:rPr>
        <w:t>张居杰</w:t>
      </w:r>
      <w:r w:rsidR="00B346B5">
        <w:rPr>
          <w:rFonts w:hint="eastAsia"/>
        </w:rPr>
        <w:t>．</w:t>
      </w:r>
      <w:r>
        <w:rPr>
          <w:rFonts w:hint="eastAsia"/>
        </w:rPr>
        <w:t>多标签学习中关键问题研究</w:t>
      </w:r>
      <w:r w:rsidR="00B346B5">
        <w:rPr>
          <w:rFonts w:hint="eastAsia"/>
        </w:rPr>
        <w:t>[D]</w:t>
      </w:r>
      <w:r w:rsidR="00B346B5">
        <w:rPr>
          <w:rFonts w:hint="eastAsia"/>
        </w:rPr>
        <w:t>．</w:t>
      </w:r>
      <w:r>
        <w:rPr>
          <w:rFonts w:hint="eastAsia"/>
        </w:rPr>
        <w:t>西安电子科技大学</w:t>
      </w:r>
      <w:r w:rsidR="00B346B5">
        <w:rPr>
          <w:rFonts w:hint="eastAsia"/>
        </w:rPr>
        <w:t>，</w:t>
      </w:r>
      <w:r w:rsidR="00B346B5">
        <w:rPr>
          <w:rFonts w:hint="eastAsia"/>
        </w:rPr>
        <w:t>2016</w:t>
      </w:r>
      <w:r w:rsidR="00B346B5">
        <w:rPr>
          <w:rFonts w:hint="eastAsia"/>
        </w:rPr>
        <w:t>．</w:t>
      </w:r>
    </w:p>
    <w:p w:rsidR="00B346B5" w:rsidRDefault="00034BCA" w:rsidP="00B346B5">
      <w:pPr>
        <w:pStyle w:val="a"/>
      </w:pPr>
      <w:r>
        <w:rPr>
          <w:rFonts w:hint="eastAsia"/>
        </w:rPr>
        <w:t>谷炫志</w:t>
      </w:r>
      <w:r w:rsidR="00B346B5">
        <w:rPr>
          <w:rFonts w:hint="eastAsia"/>
        </w:rPr>
        <w:t>．</w:t>
      </w:r>
      <w:r>
        <w:rPr>
          <w:rFonts w:hint="eastAsia"/>
        </w:rPr>
        <w:t>基于情感的多标签个性化音乐分类技术的研究与实现</w:t>
      </w:r>
      <w:r w:rsidR="00B346B5">
        <w:rPr>
          <w:rFonts w:hint="eastAsia"/>
        </w:rPr>
        <w:t>[D]</w:t>
      </w:r>
      <w:r w:rsidR="00B346B5">
        <w:rPr>
          <w:rFonts w:hint="eastAsia"/>
        </w:rPr>
        <w:t>．</w:t>
      </w:r>
      <w:r>
        <w:rPr>
          <w:rFonts w:hint="eastAsia"/>
        </w:rPr>
        <w:t>浙江大学</w:t>
      </w:r>
      <w:r w:rsidR="00B346B5">
        <w:rPr>
          <w:rFonts w:hint="eastAsia"/>
        </w:rPr>
        <w:t>，</w:t>
      </w:r>
      <w:r w:rsidR="00B346B5">
        <w:rPr>
          <w:rFonts w:hint="eastAsia"/>
        </w:rPr>
        <w:t>2016</w:t>
      </w:r>
      <w:r w:rsidR="00B346B5">
        <w:rPr>
          <w:rFonts w:hint="eastAsia"/>
        </w:rPr>
        <w:t>．</w:t>
      </w:r>
    </w:p>
    <w:p w:rsidR="00B346B5" w:rsidRDefault="00034BCA" w:rsidP="00B346B5">
      <w:pPr>
        <w:pStyle w:val="a"/>
      </w:pPr>
      <w:r>
        <w:rPr>
          <w:rFonts w:hint="eastAsia"/>
        </w:rPr>
        <w:t>陈自洁</w:t>
      </w:r>
      <w:r w:rsidR="00B346B5">
        <w:rPr>
          <w:rFonts w:hint="eastAsia"/>
        </w:rPr>
        <w:t>．</w:t>
      </w:r>
      <w:r>
        <w:rPr>
          <w:rFonts w:hint="eastAsia"/>
        </w:rPr>
        <w:t>多标签分类问题的图结构描述及若干学习算法的研究</w:t>
      </w:r>
      <w:r w:rsidR="00B346B5">
        <w:rPr>
          <w:rFonts w:hint="eastAsia"/>
        </w:rPr>
        <w:t>[D]</w:t>
      </w:r>
      <w:r w:rsidR="00B346B5">
        <w:rPr>
          <w:rFonts w:hint="eastAsia"/>
        </w:rPr>
        <w:t>．</w:t>
      </w:r>
      <w:r>
        <w:rPr>
          <w:rFonts w:hint="eastAsia"/>
        </w:rPr>
        <w:t>华南理工大学</w:t>
      </w:r>
      <w:r w:rsidR="00B346B5">
        <w:rPr>
          <w:rFonts w:hint="eastAsia"/>
        </w:rPr>
        <w:t>，</w:t>
      </w:r>
      <w:r w:rsidR="00B346B5">
        <w:rPr>
          <w:rFonts w:hint="eastAsia"/>
        </w:rPr>
        <w:t>2015</w:t>
      </w:r>
      <w:r w:rsidR="00B346B5">
        <w:rPr>
          <w:rFonts w:hint="eastAsia"/>
        </w:rPr>
        <w:t>．</w:t>
      </w:r>
    </w:p>
    <w:p w:rsidR="00B346B5" w:rsidRDefault="00034BCA" w:rsidP="00B346B5">
      <w:pPr>
        <w:pStyle w:val="a"/>
      </w:pPr>
      <w:r>
        <w:rPr>
          <w:rFonts w:hint="eastAsia"/>
        </w:rPr>
        <w:t>李熙铭</w:t>
      </w:r>
      <w:r w:rsidR="00B346B5">
        <w:rPr>
          <w:rFonts w:hint="eastAsia"/>
        </w:rPr>
        <w:t>．</w:t>
      </w:r>
      <w:r>
        <w:rPr>
          <w:rFonts w:hint="eastAsia"/>
        </w:rPr>
        <w:t>基于主题模型的多标签文本分类和流文本数据建模若干问题研究</w:t>
      </w:r>
      <w:r w:rsidR="00B346B5">
        <w:rPr>
          <w:rFonts w:hint="eastAsia"/>
        </w:rPr>
        <w:t>[D]</w:t>
      </w:r>
      <w:r w:rsidR="00B346B5">
        <w:rPr>
          <w:rFonts w:hint="eastAsia"/>
        </w:rPr>
        <w:t>．</w:t>
      </w:r>
      <w:r>
        <w:rPr>
          <w:rFonts w:hint="eastAsia"/>
        </w:rPr>
        <w:t>吉林大学</w:t>
      </w:r>
      <w:r w:rsidR="00B346B5">
        <w:rPr>
          <w:rFonts w:hint="eastAsia"/>
        </w:rPr>
        <w:t>，</w:t>
      </w:r>
      <w:r>
        <w:rPr>
          <w:rFonts w:hint="eastAsia"/>
        </w:rPr>
        <w:t>2015</w:t>
      </w:r>
      <w:r w:rsidR="00B346B5">
        <w:rPr>
          <w:rFonts w:hint="eastAsia"/>
        </w:rPr>
        <w:t>．</w:t>
      </w:r>
    </w:p>
    <w:p w:rsidR="00B346B5" w:rsidRDefault="00034BCA" w:rsidP="00B346B5">
      <w:pPr>
        <w:pStyle w:val="a"/>
      </w:pPr>
      <w:r>
        <w:rPr>
          <w:rFonts w:hint="eastAsia"/>
        </w:rPr>
        <w:t>方铭</w:t>
      </w:r>
      <w:r w:rsidR="00B346B5">
        <w:rPr>
          <w:rFonts w:hint="eastAsia"/>
        </w:rPr>
        <w:t>．</w:t>
      </w:r>
      <w:r>
        <w:rPr>
          <w:rFonts w:hint="eastAsia"/>
        </w:rPr>
        <w:t>多标签分类算法的研究及其在中医诊断帕金森领域的应用</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2015</w:t>
      </w:r>
      <w:r w:rsidR="00B346B5">
        <w:rPr>
          <w:rFonts w:hint="eastAsia"/>
        </w:rPr>
        <w:t>．</w:t>
      </w:r>
    </w:p>
    <w:p w:rsidR="00B346B5" w:rsidRDefault="00034BCA" w:rsidP="00B346B5">
      <w:pPr>
        <w:pStyle w:val="a"/>
      </w:pPr>
      <w:r>
        <w:rPr>
          <w:rFonts w:hint="eastAsia"/>
        </w:rPr>
        <w:t>雷少正</w:t>
      </w:r>
      <w:r w:rsidR="00B346B5">
        <w:rPr>
          <w:rFonts w:hint="eastAsia"/>
        </w:rPr>
        <w:t>．</w:t>
      </w:r>
      <w:r>
        <w:rPr>
          <w:rFonts w:hint="eastAsia"/>
        </w:rPr>
        <w:t>基于量表测评的帕金森用药推荐模型研究</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2014</w:t>
      </w:r>
      <w:r w:rsidR="00B346B5">
        <w:rPr>
          <w:rFonts w:hint="eastAsia"/>
        </w:rPr>
        <w:t>．</w:t>
      </w:r>
    </w:p>
    <w:p w:rsidR="00B346B5" w:rsidRDefault="00034BCA" w:rsidP="00B346B5">
      <w:pPr>
        <w:pStyle w:val="a"/>
      </w:pPr>
      <w:r>
        <w:rPr>
          <w:rFonts w:hint="eastAsia"/>
        </w:rPr>
        <w:t>王刚</w:t>
      </w:r>
      <w:r w:rsidR="00B346B5">
        <w:rPr>
          <w:rFonts w:hint="eastAsia"/>
        </w:rPr>
        <w:t>．</w:t>
      </w:r>
      <w:r>
        <w:rPr>
          <w:rFonts w:hint="eastAsia"/>
        </w:rPr>
        <w:t>多标签学习及其在帕金森中医诊断中的应用</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2014</w:t>
      </w:r>
      <w:r w:rsidR="00B346B5">
        <w:rPr>
          <w:rFonts w:hint="eastAsia"/>
        </w:rPr>
        <w:t>．</w:t>
      </w:r>
    </w:p>
    <w:p w:rsidR="000B39A9" w:rsidRDefault="000B39A9" w:rsidP="000B39A9">
      <w:pPr>
        <w:pStyle w:val="a"/>
      </w:pPr>
      <w:r w:rsidRPr="000B39A9">
        <w:t>He J, Gu H, Liu W. Imbalanced Multi-Modal Multi-Label Learning for Subcellular Localization Prediction of Human Proteins with Both Single and Multiple Sites[J]. Plos One, 2012, 7(6):e37155.</w:t>
      </w:r>
    </w:p>
    <w:p w:rsidR="000B39A9" w:rsidRPr="000B39A9" w:rsidRDefault="000B39A9" w:rsidP="000B39A9">
      <w:pPr>
        <w:pStyle w:val="a"/>
      </w:pPr>
      <w:r w:rsidRPr="000B39A9">
        <w:t>Hofer T, Hofer T, Schumacher M, et al. Performance comparison of multi-label learning algorithms on clinical data for chronic diseases[J]. Computers in Biology &amp; Medicine, 2015, 65(C):34-43.</w:t>
      </w:r>
    </w:p>
    <w:p w:rsidR="000B39A9" w:rsidRPr="000B39A9" w:rsidRDefault="000B39A9" w:rsidP="000B39A9">
      <w:pPr>
        <w:pStyle w:val="a"/>
      </w:pPr>
      <w:r w:rsidRPr="000B39A9">
        <w:t>Zhang W, Liu F, Luo L, et al. Predicting drug side effects by multi-label learning and ensemble learning.[J]. Bmc Bioinformatics, 2015, 16(1):365.</w:t>
      </w:r>
    </w:p>
    <w:p w:rsidR="00B346B5" w:rsidRDefault="00D37C50" w:rsidP="004B5C83">
      <w:pPr>
        <w:pStyle w:val="a"/>
      </w:pPr>
      <w:r>
        <w:t>Tsoumakas G, Katakis I, Taniar D</w:t>
      </w:r>
      <w:r>
        <w:rPr>
          <w:rFonts w:hint="eastAsia"/>
        </w:rPr>
        <w:t>.</w:t>
      </w:r>
      <w:r w:rsidR="004B5C83" w:rsidRPr="004B5C83">
        <w:t xml:space="preserve"> Multi-Label</w:t>
      </w:r>
      <w:r>
        <w:t xml:space="preserve"> Classification: An Overview[J]</w:t>
      </w:r>
      <w:r>
        <w:rPr>
          <w:rFonts w:hint="eastAsia"/>
        </w:rPr>
        <w:t>.</w:t>
      </w:r>
      <w:r w:rsidR="004B5C83" w:rsidRPr="004B5C83">
        <w:t xml:space="preserve"> International Journal of Data Wareho</w:t>
      </w:r>
      <w:r>
        <w:t>using &amp; Mining, 2008, 3(3):1-13</w:t>
      </w:r>
      <w:r>
        <w:rPr>
          <w:rFonts w:hint="eastAsia"/>
        </w:rPr>
        <w:t>.</w:t>
      </w:r>
    </w:p>
    <w:p w:rsidR="00D37C50" w:rsidRDefault="00D37C50" w:rsidP="00D37C50">
      <w:pPr>
        <w:pStyle w:val="a"/>
      </w:pPr>
      <w:r>
        <w:t>Zhang M L, Zhou Z H. A Review on Multi-Label Learning Algorithms[J]. IEEE Transactions on Knowledge &amp; Data Engineering, 2014, 26(8):1819-1837.</w:t>
      </w:r>
    </w:p>
    <w:p w:rsidR="000B39A9" w:rsidRPr="000B39A9" w:rsidRDefault="000B39A9" w:rsidP="000B39A9">
      <w:pPr>
        <w:pStyle w:val="a"/>
      </w:pPr>
      <w:r w:rsidRPr="000B39A9">
        <w:t xml:space="preserve">Read J, Pfahringer B, Holmes G, et al. Classifier chains for multi-label classification[J]. </w:t>
      </w:r>
      <w:r w:rsidRPr="000B39A9">
        <w:lastRenderedPageBreak/>
        <w:t>Machine Learning, 2011, 85(3):333-359.</w:t>
      </w:r>
    </w:p>
    <w:p w:rsidR="000B39A9" w:rsidRPr="000B39A9" w:rsidRDefault="000B39A9" w:rsidP="000B39A9">
      <w:pPr>
        <w:pStyle w:val="a"/>
      </w:pPr>
      <w:r w:rsidRPr="000B39A9">
        <w:t>Read J. A pruned problem transformation method for multi-label classification[C]// Proc. 2008 New Zealand Computer Science Research Student Conference. 2008:143--150.</w:t>
      </w:r>
    </w:p>
    <w:p w:rsidR="000B39A9" w:rsidRPr="000B39A9" w:rsidRDefault="000B39A9" w:rsidP="000B39A9">
      <w:pPr>
        <w:pStyle w:val="a"/>
      </w:pPr>
      <w:r w:rsidRPr="000B39A9">
        <w:t>Tsoumakas G, Katakis I, Vlahavas I. Effective and efficient multilabel classification in domains with large number of labels[J]. Ecml/pkdd Workshop on Mining Multidimensional Data, 2008.</w:t>
      </w:r>
    </w:p>
    <w:p w:rsidR="000E044D" w:rsidRPr="000E044D" w:rsidRDefault="000E044D" w:rsidP="000E044D">
      <w:pPr>
        <w:pStyle w:val="a"/>
      </w:pPr>
      <w:r w:rsidRPr="000E044D">
        <w:t>Tsoumakas G, Katakis I, Vlahavas I. Random k-Labelsets for Multilabel Classification[J]. IEEE Transactions on Knowledge &amp; Data Engineering, 2011, 23(7):1079-1089.</w:t>
      </w:r>
    </w:p>
    <w:p w:rsidR="005342B5" w:rsidRPr="005342B5" w:rsidRDefault="005342B5" w:rsidP="005342B5">
      <w:pPr>
        <w:pStyle w:val="a"/>
      </w:pPr>
      <w:r w:rsidRPr="005342B5">
        <w:t>Schapire R E, Singer Y. BoosTexter: A Boosting-based System for Text Categorization[J]. Machine Learning, 2000, 39(2-3):135-168.</w:t>
      </w:r>
    </w:p>
    <w:p w:rsidR="005342B5" w:rsidRPr="005342B5" w:rsidRDefault="005342B5" w:rsidP="005342B5">
      <w:pPr>
        <w:pStyle w:val="a"/>
      </w:pPr>
      <w:r w:rsidRPr="005342B5">
        <w:t>Zhang M L, Zhou Z H. ML-KNN: A lazy learning approach to multi-label learning[M]. Elsevier Science Inc.  2007.</w:t>
      </w:r>
    </w:p>
    <w:p w:rsidR="005342B5" w:rsidRPr="005342B5" w:rsidRDefault="005342B5" w:rsidP="005342B5">
      <w:pPr>
        <w:pStyle w:val="a"/>
      </w:pPr>
      <w:r w:rsidRPr="005342B5">
        <w:rPr>
          <w:rFonts w:hint="eastAsia"/>
        </w:rPr>
        <w:t xml:space="preserve">Boutell M R, Luo J, Shen X, et al. Learning multi-label scene classification </w:t>
      </w:r>
      <w:r w:rsidRPr="005342B5">
        <w:rPr>
          <w:rFonts w:hint="eastAsia"/>
        </w:rPr>
        <w:t>☆</w:t>
      </w:r>
      <w:r w:rsidRPr="005342B5">
        <w:rPr>
          <w:rFonts w:hint="eastAsia"/>
        </w:rPr>
        <w:t>[J]. Pattern Recognition, 2004, 37(9):1757-1771.</w:t>
      </w:r>
    </w:p>
    <w:p w:rsidR="005342B5" w:rsidRDefault="005342B5" w:rsidP="005342B5">
      <w:pPr>
        <w:pStyle w:val="a"/>
      </w:pPr>
      <w:r w:rsidRPr="005342B5">
        <w:t>Seiffert C, Khoshgoftaar T M, Hulse J V, et al. RUSBoost: A Hybrid Approach to Alleviating Class Imbalance[J]. IEEE Transactions on Systems Man &amp; Cybernetics Part A Systems &amp; Humans, 2010, 40(1):185-197. 5(C):34-43.</w:t>
      </w:r>
    </w:p>
    <w:p w:rsidR="005342B5" w:rsidRDefault="005342B5" w:rsidP="005342B5">
      <w:pPr>
        <w:pStyle w:val="a"/>
      </w:pPr>
      <w:r w:rsidRPr="005342B5">
        <w:t>Tsoumakas G, Katakis I, Vlahavas I. Mining Multi-label Data[J].  2009:667-685.</w:t>
      </w:r>
    </w:p>
    <w:p w:rsidR="00E03200" w:rsidRPr="00E03200" w:rsidRDefault="00E03200" w:rsidP="00E03200">
      <w:pPr>
        <w:pStyle w:val="a"/>
      </w:pPr>
      <w:r w:rsidRPr="00E03200">
        <w:t>Zhang M L. Ml-rbf: RBF Neural Networks for Multi-Label Learning[M]. Kluwer Academic Publishers, 2009.</w:t>
      </w:r>
    </w:p>
    <w:p w:rsidR="00E03200" w:rsidRPr="00E03200" w:rsidRDefault="00E03200" w:rsidP="00E03200">
      <w:pPr>
        <w:pStyle w:val="a"/>
      </w:pPr>
      <w:r w:rsidRPr="00E03200">
        <w:t>Charte F, Rivera A J, Jesus M J D, et al. Addressing imbalance in multilabel classification: Measures and random resampling algorithms[J]. Neurocomputing, 2015, 163:3-16.</w:t>
      </w:r>
    </w:p>
    <w:p w:rsidR="00E03200" w:rsidRDefault="00E03200" w:rsidP="00E03200">
      <w:pPr>
        <w:pStyle w:val="a"/>
      </w:pPr>
      <w:r w:rsidRPr="00E03200">
        <w:t>Charte F, Rivera A J, Jesus M J D, et al. MLSMOTE: Approaching imbalanced multilabel learning through synthetic instance generation[J]. Knowledge-Based Systems, 2015, 89:385-397.</w:t>
      </w:r>
    </w:p>
    <w:p w:rsidR="001825D4" w:rsidRDefault="00D37C50" w:rsidP="001825D4">
      <w:pPr>
        <w:pStyle w:val="a"/>
        <w:tabs>
          <w:tab w:val="left" w:pos="488"/>
        </w:tabs>
        <w:rPr>
          <w:rFonts w:hint="eastAsia"/>
        </w:rPr>
      </w:pPr>
      <w:r>
        <w:t>Tahir M A, Kittler J, Bouridane A. Multilabel classification using heterogeneous ensemble of multi-label classifiers[J]. Pattern Recognition Letters, 2012, 33(5):513-523.</w:t>
      </w:r>
    </w:p>
    <w:p w:rsidR="001825D4" w:rsidRDefault="001825D4" w:rsidP="001825D4">
      <w:pPr>
        <w:pStyle w:val="a"/>
        <w:tabs>
          <w:tab w:val="left" w:pos="488"/>
        </w:tabs>
      </w:pPr>
      <w:bookmarkStart w:id="448" w:name="_GoBack"/>
      <w:bookmarkEnd w:id="448"/>
      <w:r w:rsidRPr="00CE1084">
        <w:t>Liu W, Li Q, Cai Y, et al. A prototype of healthcare big data processing system based on Spark[C]// International Conference on Biomedic</w:t>
      </w:r>
      <w:r>
        <w:t>al Engineering and Informatics.</w:t>
      </w:r>
      <w:r w:rsidRPr="00CE1084">
        <w:t>IEEE, 2016:516-520.</w:t>
      </w:r>
    </w:p>
    <w:p w:rsidR="00DE5B8B" w:rsidRDefault="00DE5B8B" w:rsidP="00E041FF">
      <w:pPr>
        <w:pStyle w:val="a"/>
        <w:numPr>
          <w:ilvl w:val="0"/>
          <w:numId w:val="0"/>
        </w:numPr>
        <w:ind w:left="488"/>
      </w:pPr>
    </w:p>
    <w:p w:rsidR="004B5C83" w:rsidRDefault="004B5C83" w:rsidP="002069D7">
      <w:pPr>
        <w:pStyle w:val="a"/>
        <w:numPr>
          <w:ilvl w:val="0"/>
          <w:numId w:val="0"/>
        </w:numPr>
        <w:ind w:left="488"/>
      </w:pPr>
    </w:p>
    <w:p w:rsidR="00836D29" w:rsidRDefault="00836D29" w:rsidP="00034BCA">
      <w:pPr>
        <w:pStyle w:val="a"/>
        <w:numPr>
          <w:ilvl w:val="0"/>
          <w:numId w:val="0"/>
        </w:numPr>
        <w:ind w:left="488"/>
      </w:pPr>
    </w:p>
    <w:p w:rsidR="00740470" w:rsidRDefault="00774AC6">
      <w:pPr>
        <w:ind w:firstLine="480"/>
      </w:pPr>
      <w:r>
        <w:t>Poke Mogo</w:t>
      </w:r>
      <w:r>
        <w:rPr>
          <w:rFonts w:hint="eastAsia"/>
        </w:rPr>
        <w:t xml:space="preserve"> </w:t>
      </w:r>
      <w:r>
        <w:rPr>
          <w:rFonts w:hint="eastAsia"/>
        </w:rPr>
        <w:t>博客．疾病预测，机器学习和医疗保健．</w:t>
      </w:r>
      <w:r>
        <w:rPr>
          <w:rFonts w:hint="eastAsia"/>
        </w:rPr>
        <w:t>https://blog.csdn.net/</w:t>
      </w:r>
      <w:r w:rsidRPr="00774AC6">
        <w:t xml:space="preserve"> pokemogo/article/details/79075269 .</w:t>
      </w:r>
    </w:p>
    <w:p w:rsidR="00740470" w:rsidRDefault="00774AC6" w:rsidP="00B34714">
      <w:pPr>
        <w:ind w:firstLineChars="0" w:firstLine="0"/>
        <w:sectPr w:rsidR="00740470">
          <w:headerReference w:type="default" r:id="rId15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449" w:name="_Toc156291167"/>
      <w:bookmarkStart w:id="450" w:name="_Toc156292019"/>
      <w:bookmarkStart w:id="451" w:name="_Toc163533805"/>
      <w:r w:rsidRPr="00774AC6">
        <w:rPr>
          <w:rFonts w:hint="eastAsia"/>
        </w:rPr>
        <w:t>[1]</w:t>
      </w:r>
      <w:r w:rsidRPr="00774AC6">
        <w:rPr>
          <w:rFonts w:hint="eastAsia"/>
        </w:rPr>
        <w:tab/>
        <w:t>PokeMogo</w:t>
      </w:r>
      <w:r w:rsidRPr="00774AC6">
        <w:rPr>
          <w:rFonts w:hint="eastAsia"/>
        </w:rPr>
        <w:t xml:space="preserve">　博客．疾病预测，机器学习和医疗保健．</w:t>
      </w:r>
      <w:r w:rsidRPr="00774AC6">
        <w:rPr>
          <w:rFonts w:hint="eastAsia"/>
        </w:rPr>
        <w:t>https://blog.csdn.net/pokemogo/article/details/79075269 .</w:t>
      </w:r>
    </w:p>
    <w:p w:rsidR="00740470" w:rsidRDefault="00740470">
      <w:pPr>
        <w:pStyle w:val="1"/>
        <w:numPr>
          <w:ilvl w:val="0"/>
          <w:numId w:val="0"/>
        </w:numPr>
        <w:spacing w:beforeLines="200" w:before="480" w:afterLines="100" w:after="240"/>
      </w:pPr>
      <w:bookmarkStart w:id="452" w:name="_Toc511730124"/>
      <w:bookmarkStart w:id="453" w:name="_Toc511756956"/>
      <w:r>
        <w:lastRenderedPageBreak/>
        <w:t>攻读学位期间取得的研究成果</w:t>
      </w:r>
      <w:bookmarkEnd w:id="449"/>
      <w:bookmarkEnd w:id="450"/>
      <w:bookmarkEnd w:id="451"/>
      <w:bookmarkEnd w:id="452"/>
      <w:bookmarkEnd w:id="453"/>
    </w:p>
    <w:p w:rsidR="00740470" w:rsidRDefault="006822BB">
      <w:pPr>
        <w:ind w:firstLine="480"/>
      </w:pPr>
      <w:r>
        <w:rPr>
          <w:rFonts w:hint="eastAsia"/>
        </w:rPr>
        <w:t xml:space="preserve">[1] </w:t>
      </w:r>
      <w:r w:rsidRPr="006822BB">
        <w:rPr>
          <w:rFonts w:hint="eastAsia"/>
        </w:rPr>
        <w:t>蔡云鹏，李奇，李晓燕，杨玉洁，程敬，吴红艳，李烨．一种数据处理平台和系统．申请号</w:t>
      </w:r>
      <w:r w:rsidR="00B370EE">
        <w:rPr>
          <w:rFonts w:hint="eastAsia"/>
        </w:rPr>
        <w:t>: 201710245078.3 .</w:t>
      </w:r>
    </w:p>
    <w:p w:rsidR="00740470" w:rsidRDefault="00740470">
      <w:pPr>
        <w:ind w:firstLine="480"/>
      </w:pPr>
    </w:p>
    <w:p w:rsidR="00740470" w:rsidRDefault="00740470" w:rsidP="006822BB">
      <w:pPr>
        <w:ind w:firstLineChars="83" w:firstLine="199"/>
      </w:pPr>
    </w:p>
    <w:p w:rsidR="00740470" w:rsidRDefault="00740470">
      <w:pPr>
        <w:ind w:firstLine="480"/>
      </w:pPr>
    </w:p>
    <w:p w:rsidR="00740470" w:rsidRDefault="00740470">
      <w:pPr>
        <w:ind w:firstLine="480"/>
      </w:pPr>
    </w:p>
    <w:p w:rsidR="00740470" w:rsidRDefault="00740470">
      <w:pPr>
        <w:ind w:firstLine="480"/>
      </w:pPr>
    </w:p>
    <w:p w:rsidR="00740470" w:rsidRDefault="00740470">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740470" w:rsidRDefault="00740470">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740470" w:rsidRDefault="00740470">
      <w:pPr>
        <w:spacing w:line="264" w:lineRule="auto"/>
        <w:ind w:firstLine="480"/>
        <w:rPr>
          <w:color w:val="000000"/>
        </w:rPr>
      </w:pPr>
      <w:r>
        <w:rPr>
          <w:color w:val="000000"/>
        </w:rPr>
        <w:t>本人如违反上述声明，愿意承担以下责任和后果：</w:t>
      </w:r>
    </w:p>
    <w:p w:rsidR="00740470" w:rsidRDefault="00740470">
      <w:pPr>
        <w:spacing w:line="264" w:lineRule="auto"/>
        <w:ind w:firstLine="480"/>
        <w:rPr>
          <w:color w:val="000000"/>
        </w:rPr>
      </w:pPr>
      <w:r>
        <w:rPr>
          <w:color w:val="000000"/>
        </w:rPr>
        <w:t>1</w:t>
      </w:r>
      <w:r>
        <w:rPr>
          <w:color w:val="000000"/>
        </w:rPr>
        <w:t>．交回学校授予的学位证书；</w:t>
      </w:r>
    </w:p>
    <w:p w:rsidR="00740470" w:rsidRDefault="00740470">
      <w:pPr>
        <w:spacing w:line="264" w:lineRule="auto"/>
        <w:ind w:firstLine="480"/>
        <w:rPr>
          <w:color w:val="000000"/>
        </w:rPr>
      </w:pPr>
      <w:r>
        <w:rPr>
          <w:color w:val="000000"/>
        </w:rPr>
        <w:t>2</w:t>
      </w:r>
      <w:r>
        <w:rPr>
          <w:color w:val="000000"/>
        </w:rPr>
        <w:t>．学校可在相关媒体上对作者本人的行为进行通报；</w:t>
      </w:r>
    </w:p>
    <w:p w:rsidR="00740470" w:rsidRDefault="00740470">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740470" w:rsidRDefault="00740470">
      <w:pPr>
        <w:spacing w:line="264" w:lineRule="auto"/>
        <w:ind w:firstLine="480"/>
        <w:rPr>
          <w:color w:val="000000"/>
        </w:rPr>
      </w:pPr>
      <w:r>
        <w:rPr>
          <w:color w:val="000000"/>
        </w:rPr>
        <w:t>4</w:t>
      </w:r>
      <w:r>
        <w:rPr>
          <w:color w:val="000000"/>
        </w:rPr>
        <w:t>．本人负责因论文成果不实产生的法律纠纷。</w:t>
      </w:r>
    </w:p>
    <w:p w:rsidR="00740470" w:rsidRDefault="00740470">
      <w:pPr>
        <w:spacing w:line="264" w:lineRule="auto"/>
        <w:ind w:firstLine="480"/>
        <w:jc w:val="left"/>
        <w:rPr>
          <w:color w:val="000000"/>
        </w:rPr>
      </w:pPr>
    </w:p>
    <w:p w:rsidR="00740470" w:rsidRDefault="00740470">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740470" w:rsidRDefault="00740470">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740470" w:rsidRDefault="00740470">
      <w:pPr>
        <w:spacing w:line="264" w:lineRule="auto"/>
        <w:ind w:firstLine="480"/>
        <w:rPr>
          <w:color w:val="000000"/>
        </w:rPr>
      </w:pPr>
      <w:r>
        <w:rPr>
          <w:color w:val="000000"/>
        </w:rPr>
        <w:t>本人如违反上述声明，愿意承担以下责任和后果：</w:t>
      </w:r>
    </w:p>
    <w:p w:rsidR="00740470" w:rsidRDefault="00740470">
      <w:pPr>
        <w:spacing w:line="264" w:lineRule="auto"/>
        <w:ind w:firstLine="480"/>
        <w:rPr>
          <w:color w:val="000000"/>
        </w:rPr>
      </w:pPr>
      <w:r>
        <w:rPr>
          <w:color w:val="000000"/>
        </w:rPr>
        <w:t>1</w:t>
      </w:r>
      <w:r>
        <w:rPr>
          <w:color w:val="000000"/>
        </w:rPr>
        <w:t>．学校可在相关媒体上对本人的失察行为进行通报；</w:t>
      </w:r>
    </w:p>
    <w:p w:rsidR="00740470" w:rsidRDefault="00740470">
      <w:pPr>
        <w:spacing w:line="264" w:lineRule="auto"/>
        <w:ind w:firstLine="480"/>
        <w:rPr>
          <w:color w:val="000000"/>
        </w:rPr>
      </w:pPr>
      <w:r>
        <w:rPr>
          <w:color w:val="000000"/>
        </w:rPr>
        <w:t>2</w:t>
      </w:r>
      <w:r>
        <w:rPr>
          <w:color w:val="000000"/>
        </w:rPr>
        <w:t>．本人按照学校规定的方式，对因失察给学校造成的名誉损害，进行公开道歉。</w:t>
      </w:r>
    </w:p>
    <w:p w:rsidR="00740470" w:rsidRDefault="00740470">
      <w:pPr>
        <w:spacing w:line="264" w:lineRule="auto"/>
        <w:ind w:firstLine="480"/>
        <w:rPr>
          <w:color w:val="000000"/>
        </w:rPr>
      </w:pPr>
      <w:r>
        <w:rPr>
          <w:color w:val="000000"/>
        </w:rPr>
        <w:t>3</w:t>
      </w:r>
      <w:r>
        <w:rPr>
          <w:color w:val="000000"/>
        </w:rPr>
        <w:t>．本人接受学校按照有关规定做出的任何处理。</w:t>
      </w:r>
    </w:p>
    <w:p w:rsidR="00740470" w:rsidRDefault="00740470">
      <w:pPr>
        <w:spacing w:line="264" w:lineRule="auto"/>
        <w:ind w:firstLine="480"/>
        <w:rPr>
          <w:color w:val="000000"/>
        </w:rPr>
      </w:pPr>
    </w:p>
    <w:p w:rsidR="00740470" w:rsidRDefault="00740470">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740470" w:rsidRDefault="00740470">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740470" w:rsidRDefault="00740470">
      <w:pPr>
        <w:spacing w:line="264" w:lineRule="auto"/>
        <w:ind w:firstLine="480"/>
        <w:rPr>
          <w:color w:val="000000"/>
        </w:rPr>
      </w:pPr>
    </w:p>
    <w:p w:rsidR="00740470" w:rsidRDefault="00740470">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740470" w:rsidRDefault="00740470">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740470" w:rsidRDefault="00740470">
      <w:pPr>
        <w:spacing w:beforeLines="100" w:before="240"/>
        <w:ind w:firstLine="448"/>
        <w:rPr>
          <w:spacing w:val="-8"/>
        </w:rPr>
      </w:pPr>
    </w:p>
    <w:p w:rsidR="00740470" w:rsidRDefault="00740470">
      <w:pPr>
        <w:ind w:firstLineChars="0" w:firstLine="0"/>
      </w:pPr>
      <w:r>
        <w:t>(</w:t>
      </w:r>
      <w:r>
        <w:t>本声明的版权归西安交通大学所有，未经许可，任何单位及任何个人不得擅自使用</w:t>
      </w:r>
      <w:r>
        <w:rPr>
          <w:rFonts w:hint="eastAsia"/>
        </w:rPr>
        <w:t>)</w:t>
      </w:r>
    </w:p>
    <w:p w:rsidR="005B1316" w:rsidRDefault="005B1316">
      <w:pPr>
        <w:spacing w:line="240" w:lineRule="auto"/>
        <w:ind w:left="720" w:firstLine="480"/>
      </w:pPr>
    </w:p>
    <w:sectPr w:rsidR="005B1316">
      <w:headerReference w:type="even" r:id="rId160"/>
      <w:headerReference w:type="default" r:id="rId161"/>
      <w:footerReference w:type="even" r:id="rId162"/>
      <w:footerReference w:type="default" r:id="rId163"/>
      <w:headerReference w:type="first" r:id="rId164"/>
      <w:footerReference w:type="first" r:id="rId165"/>
      <w:type w:val="oddPage"/>
      <w:pgSz w:w="11907" w:h="16840"/>
      <w:pgMar w:top="1701" w:right="1474" w:bottom="1418" w:left="1474" w:header="1134" w:footer="992" w:gutter="0"/>
      <w:pgNumType w:start="127"/>
      <w:cols w:space="720"/>
      <w:docGrid w:linePitch="366" w:charSpace="743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6" w:author="weihy2018" w:date="2018-04-19T08:59:00Z" w:initials="w">
    <w:p w:rsidR="00D12BC8" w:rsidRDefault="00D12BC8" w:rsidP="000822FC">
      <w:pPr>
        <w:pStyle w:val="af9"/>
        <w:ind w:firstLine="420"/>
      </w:pPr>
      <w:r>
        <w:rPr>
          <w:rStyle w:val="af8"/>
        </w:rPr>
        <w:annotationRef/>
      </w:r>
    </w:p>
  </w:comment>
  <w:comment w:id="246" w:author="weihy2018" w:date="2018-04-19T09:52:00Z" w:initials="w">
    <w:p w:rsidR="00D12BC8" w:rsidRDefault="00D12BC8" w:rsidP="001B6DF4">
      <w:pPr>
        <w:pStyle w:val="af9"/>
        <w:ind w:firstLine="420"/>
      </w:pPr>
      <w:r>
        <w:rPr>
          <w:rStyle w:val="af8"/>
        </w:rPr>
        <w:annotationRef/>
      </w:r>
    </w:p>
  </w:comment>
  <w:comment w:id="251" w:author="weihy2018" w:date="2018-04-19T09:52:00Z" w:initials="w">
    <w:p w:rsidR="00D12BC8" w:rsidRDefault="00D12BC8" w:rsidP="001B6DF4">
      <w:pPr>
        <w:pStyle w:val="af9"/>
        <w:ind w:firstLine="420"/>
      </w:pPr>
      <w:r>
        <w:rPr>
          <w:rStyle w:val="af8"/>
        </w:rPr>
        <w:annotationRef/>
      </w:r>
    </w:p>
  </w:comment>
  <w:comment w:id="252" w:author="weihy2018" w:date="2018-04-19T09:54:00Z" w:initials="w">
    <w:p w:rsidR="00D12BC8" w:rsidRDefault="00D12BC8" w:rsidP="001B6DF4">
      <w:pPr>
        <w:pStyle w:val="af9"/>
        <w:ind w:firstLine="420"/>
      </w:pPr>
      <w:r>
        <w:rPr>
          <w:rStyle w:val="af8"/>
        </w:rPr>
        <w:annotationRef/>
      </w:r>
    </w:p>
  </w:comment>
  <w:comment w:id="253" w:author="weihy2018" w:date="2018-04-19T09:53:00Z" w:initials="w">
    <w:p w:rsidR="00D12BC8" w:rsidRDefault="00D12BC8" w:rsidP="001B6DF4">
      <w:pPr>
        <w:pStyle w:val="af9"/>
        <w:ind w:firstLine="420"/>
      </w:pPr>
      <w:r>
        <w:rPr>
          <w:rStyle w:val="af8"/>
        </w:rPr>
        <w:annotationRef/>
      </w:r>
    </w:p>
  </w:comment>
  <w:comment w:id="260" w:author="weihy2018" w:date="2018-04-19T09:54:00Z" w:initials="w">
    <w:p w:rsidR="00D12BC8" w:rsidRDefault="00D12BC8" w:rsidP="001B6DF4">
      <w:pPr>
        <w:pStyle w:val="af9"/>
        <w:ind w:firstLine="420"/>
      </w:pPr>
      <w:r>
        <w:rPr>
          <w:rStyle w:val="af8"/>
        </w:rPr>
        <w:annotationRef/>
      </w:r>
    </w:p>
  </w:comment>
  <w:comment w:id="272" w:author="weihy2018" w:date="2018-04-19T10:01:00Z" w:initials="w">
    <w:p w:rsidR="00D12BC8" w:rsidRDefault="00D12BC8" w:rsidP="00C647C0">
      <w:pPr>
        <w:pStyle w:val="af9"/>
        <w:ind w:firstLine="420"/>
      </w:pPr>
      <w:r>
        <w:rPr>
          <w:rStyle w:val="af8"/>
        </w:rPr>
        <w:annotationRef/>
      </w:r>
      <w:r>
        <w:rPr>
          <w:rFonts w:hint="eastAsia"/>
        </w:rPr>
        <w:t>如果能结合具体的数据说明各主要阶段的难点更好</w:t>
      </w:r>
    </w:p>
  </w:comment>
  <w:comment w:id="273" w:author="weihy2018" w:date="2018-04-19T09:55:00Z" w:initials="w">
    <w:p w:rsidR="00D12BC8" w:rsidRDefault="00D12BC8" w:rsidP="00C647C0">
      <w:pPr>
        <w:pStyle w:val="af9"/>
        <w:ind w:firstLine="420"/>
      </w:pPr>
      <w:r>
        <w:rPr>
          <w:rStyle w:val="af8"/>
        </w:rPr>
        <w:annotationRef/>
      </w:r>
      <w:r w:rsidRPr="00C647C0">
        <w:rPr>
          <w:rFonts w:hint="eastAsia"/>
        </w:rPr>
        <w:t>患者医疗</w:t>
      </w:r>
    </w:p>
  </w:comment>
  <w:comment w:id="284" w:author="weihy2018" w:date="2018-04-19T10:05:00Z" w:initials="w">
    <w:p w:rsidR="00D12BC8" w:rsidRDefault="00D12BC8" w:rsidP="00C647C0">
      <w:pPr>
        <w:pStyle w:val="af9"/>
        <w:ind w:firstLine="420"/>
      </w:pPr>
      <w:r>
        <w:rPr>
          <w:rStyle w:val="af8"/>
        </w:rPr>
        <w:annotationRef/>
      </w:r>
      <w:r>
        <w:rPr>
          <w:rFonts w:hint="eastAsia"/>
        </w:rPr>
        <w:t>三线</w:t>
      </w:r>
    </w:p>
  </w:comment>
  <w:comment w:id="301" w:author="weihy2018" w:date="2018-04-19T10:06:00Z" w:initials="w">
    <w:p w:rsidR="00D12BC8" w:rsidRDefault="00D12BC8" w:rsidP="00FE5A85">
      <w:pPr>
        <w:pStyle w:val="af9"/>
        <w:ind w:firstLine="420"/>
      </w:pPr>
      <w:r>
        <w:rPr>
          <w:rStyle w:val="af8"/>
        </w:rPr>
        <w:annotationRef/>
      </w:r>
    </w:p>
  </w:comment>
  <w:comment w:id="303" w:author="weihy2018" w:date="2018-04-19T10:07:00Z" w:initials="w">
    <w:p w:rsidR="00D12BC8" w:rsidRDefault="00D12BC8" w:rsidP="00FE5A85">
      <w:pPr>
        <w:pStyle w:val="af9"/>
        <w:ind w:firstLine="420"/>
      </w:pPr>
      <w:r>
        <w:rPr>
          <w:rStyle w:val="af8"/>
        </w:rPr>
        <w:annotationRef/>
      </w:r>
    </w:p>
  </w:comment>
  <w:comment w:id="304" w:author="weihy2018" w:date="2018-04-19T10:07:00Z" w:initials="w">
    <w:p w:rsidR="00D12BC8" w:rsidRDefault="00D12BC8" w:rsidP="00FE5A85">
      <w:pPr>
        <w:pStyle w:val="af9"/>
        <w:ind w:firstLine="420"/>
      </w:pPr>
      <w:r>
        <w:rPr>
          <w:rStyle w:val="af8"/>
        </w:rPr>
        <w:annotationRef/>
      </w:r>
    </w:p>
  </w:comment>
  <w:comment w:id="307" w:author="weihy2018" w:date="2018-04-19T10:08:00Z" w:initials="w">
    <w:p w:rsidR="00D12BC8" w:rsidRDefault="00D12BC8" w:rsidP="00FE5A85">
      <w:pPr>
        <w:pStyle w:val="af9"/>
        <w:ind w:firstLine="420"/>
      </w:pPr>
      <w:r>
        <w:rPr>
          <w:rStyle w:val="af8"/>
        </w:rPr>
        <w:annotationRef/>
      </w:r>
      <w:r>
        <w:rPr>
          <w:rFonts w:hint="eastAsia"/>
        </w:rPr>
        <w:t>预测目标？</w:t>
      </w:r>
    </w:p>
  </w:comment>
  <w:comment w:id="310" w:author="weihy2018" w:date="2018-04-19T10:09:00Z" w:initials="w">
    <w:p w:rsidR="00D12BC8" w:rsidRDefault="00D12BC8" w:rsidP="00FE5A85">
      <w:pPr>
        <w:pStyle w:val="af9"/>
        <w:ind w:firstLine="420"/>
      </w:pPr>
      <w:r>
        <w:rPr>
          <w:rStyle w:val="af8"/>
        </w:rPr>
        <w:annotationRef/>
      </w:r>
    </w:p>
  </w:comment>
  <w:comment w:id="314" w:author="weihy2018" w:date="2018-04-19T10:11:00Z" w:initials="w">
    <w:p w:rsidR="00D12BC8" w:rsidRDefault="00D12BC8" w:rsidP="000B7761">
      <w:pPr>
        <w:pStyle w:val="af9"/>
        <w:ind w:firstLine="420"/>
      </w:pPr>
      <w:r>
        <w:rPr>
          <w:rStyle w:val="af8"/>
        </w:rPr>
        <w:annotationRef/>
      </w:r>
    </w:p>
  </w:comment>
  <w:comment w:id="316" w:author="weihy2018" w:date="2018-04-19T10:12:00Z" w:initials="w">
    <w:p w:rsidR="00D12BC8" w:rsidRDefault="00D12BC8" w:rsidP="000B7761">
      <w:pPr>
        <w:pStyle w:val="af9"/>
        <w:ind w:firstLine="420"/>
      </w:pPr>
      <w:r>
        <w:rPr>
          <w:rStyle w:val="af8"/>
        </w:rPr>
        <w:annotationRef/>
      </w:r>
    </w:p>
  </w:comment>
  <w:comment w:id="319" w:author="weihy2018" w:date="2018-04-19T10:13:00Z" w:initials="w">
    <w:p w:rsidR="00D12BC8" w:rsidRDefault="00D12BC8" w:rsidP="00B62D70">
      <w:pPr>
        <w:pStyle w:val="af9"/>
        <w:ind w:firstLine="420"/>
      </w:pPr>
      <w:r>
        <w:rPr>
          <w:rStyle w:val="af8"/>
        </w:rPr>
        <w:annotationRef/>
      </w:r>
    </w:p>
  </w:comment>
  <w:comment w:id="322" w:author="weihy2018" w:date="2018-04-19T10:13:00Z" w:initials="w">
    <w:p w:rsidR="00D12BC8" w:rsidRDefault="00D12BC8" w:rsidP="00B62D70">
      <w:pPr>
        <w:pStyle w:val="af9"/>
        <w:ind w:firstLine="420"/>
      </w:pPr>
      <w:r>
        <w:rPr>
          <w:rStyle w:val="af8"/>
        </w:rPr>
        <w:annotationRef/>
      </w:r>
    </w:p>
  </w:comment>
  <w:comment w:id="323" w:author="weihy2018" w:date="2018-04-19T10:13:00Z" w:initials="w">
    <w:p w:rsidR="00D12BC8" w:rsidRDefault="00D12BC8" w:rsidP="00B62D70">
      <w:pPr>
        <w:pStyle w:val="af9"/>
        <w:ind w:firstLine="420"/>
      </w:pPr>
      <w:r>
        <w:rPr>
          <w:rStyle w:val="af8"/>
        </w:rPr>
        <w:annotationRef/>
      </w:r>
    </w:p>
  </w:comment>
  <w:comment w:id="324" w:author="weihy2018" w:date="2018-04-19T10:13:00Z" w:initials="w">
    <w:p w:rsidR="00D12BC8" w:rsidRDefault="00D12BC8" w:rsidP="00B62D70">
      <w:pPr>
        <w:pStyle w:val="af9"/>
        <w:ind w:firstLine="420"/>
      </w:pPr>
      <w:r>
        <w:rPr>
          <w:rStyle w:val="af8"/>
        </w:rPr>
        <w:annotationRef/>
      </w:r>
    </w:p>
  </w:comment>
  <w:comment w:id="325" w:author="weihy2018" w:date="2018-04-19T10:14:00Z" w:initials="w">
    <w:p w:rsidR="00D12BC8" w:rsidRDefault="00D12BC8" w:rsidP="00B62D70">
      <w:pPr>
        <w:pStyle w:val="af9"/>
        <w:ind w:firstLine="420"/>
      </w:pPr>
      <w:r>
        <w:rPr>
          <w:rStyle w:val="af8"/>
        </w:rPr>
        <w:annotationRef/>
      </w:r>
    </w:p>
  </w:comment>
  <w:comment w:id="327" w:author="weihy2018" w:date="2018-04-19T10:15:00Z" w:initials="w">
    <w:p w:rsidR="00D12BC8" w:rsidRDefault="00D12BC8" w:rsidP="001F7E46">
      <w:pPr>
        <w:pStyle w:val="af9"/>
        <w:ind w:firstLine="420"/>
      </w:pPr>
      <w:r>
        <w:rPr>
          <w:rStyle w:val="af8"/>
        </w:rPr>
        <w:annotationRef/>
      </w:r>
    </w:p>
  </w:comment>
  <w:comment w:id="328" w:author="weihy2018" w:date="2018-04-19T10:16:00Z" w:initials="w">
    <w:p w:rsidR="00D12BC8" w:rsidRDefault="00D12BC8" w:rsidP="001F7E46">
      <w:pPr>
        <w:pStyle w:val="af9"/>
        <w:ind w:firstLine="420"/>
      </w:pPr>
      <w:r>
        <w:rPr>
          <w:rStyle w:val="af8"/>
        </w:rPr>
        <w:annotationRef/>
      </w:r>
    </w:p>
  </w:comment>
  <w:comment w:id="333" w:author="weihy2018" w:date="2018-04-19T10:17:00Z" w:initials="w">
    <w:p w:rsidR="00D12BC8" w:rsidRDefault="00D12BC8" w:rsidP="001F7E46">
      <w:pPr>
        <w:pStyle w:val="af9"/>
        <w:ind w:firstLine="420"/>
      </w:pPr>
      <w:r>
        <w:rPr>
          <w:rStyle w:val="af8"/>
        </w:rPr>
        <w:annotationRef/>
      </w:r>
    </w:p>
  </w:comment>
  <w:comment w:id="340" w:author="weihy2018" w:date="2018-04-19T10:19:00Z" w:initials="w">
    <w:p w:rsidR="00D12BC8" w:rsidRDefault="00D12BC8" w:rsidP="00495026">
      <w:pPr>
        <w:pStyle w:val="af9"/>
        <w:ind w:firstLine="420"/>
      </w:pPr>
      <w:r>
        <w:rPr>
          <w:rStyle w:val="af8"/>
        </w:rPr>
        <w:annotationRef/>
      </w:r>
      <w:r>
        <w:rPr>
          <w:rFonts w:hint="eastAsia"/>
        </w:rPr>
        <w:t>一次</w:t>
      </w:r>
      <w:r w:rsidRPr="00FC3F73">
        <w:rPr>
          <w:rFonts w:hint="eastAsia"/>
        </w:rPr>
        <w:t>特征</w:t>
      </w:r>
      <w:r>
        <w:rPr>
          <w:rFonts w:hint="eastAsia"/>
        </w:rPr>
        <w:t>有那些？</w:t>
      </w:r>
    </w:p>
  </w:comment>
  <w:comment w:id="343" w:author="weihy2018" w:date="2018-04-19T10:20:00Z" w:initials="w">
    <w:p w:rsidR="00D12BC8" w:rsidRDefault="00D12BC8" w:rsidP="00F73076">
      <w:pPr>
        <w:pStyle w:val="af9"/>
        <w:ind w:firstLine="420"/>
      </w:pPr>
      <w:r>
        <w:rPr>
          <w:rStyle w:val="af8"/>
        </w:rPr>
        <w:annotationRef/>
      </w:r>
      <w:r>
        <w:rPr>
          <w:rFonts w:hint="eastAsia"/>
        </w:rPr>
        <w:t>理由？</w:t>
      </w:r>
    </w:p>
  </w:comment>
  <w:comment w:id="344" w:author="weihy2018" w:date="2018-04-19T10:20:00Z" w:initials="w">
    <w:p w:rsidR="00D12BC8" w:rsidRDefault="00D12BC8" w:rsidP="00F73076">
      <w:pPr>
        <w:pStyle w:val="af9"/>
        <w:ind w:firstLine="420"/>
      </w:pPr>
      <w:r>
        <w:rPr>
          <w:rStyle w:val="af8"/>
        </w:rPr>
        <w:annotationRef/>
      </w:r>
    </w:p>
  </w:comment>
  <w:comment w:id="347" w:author="weihy2018" w:date="2018-04-19T10:21:00Z" w:initials="w">
    <w:p w:rsidR="00D12BC8" w:rsidRDefault="00D12BC8" w:rsidP="00F73076">
      <w:pPr>
        <w:pStyle w:val="af9"/>
        <w:ind w:firstLine="420"/>
      </w:pPr>
      <w:r>
        <w:rPr>
          <w:rStyle w:val="af8"/>
        </w:rPr>
        <w:annotationRef/>
      </w:r>
      <w:r>
        <w:rPr>
          <w:rFonts w:hint="eastAsia"/>
        </w:rPr>
        <w:t>结果</w:t>
      </w:r>
    </w:p>
  </w:comment>
  <w:comment w:id="392" w:author="weihy2018" w:date="2018-04-19T10:27:00Z" w:initials="w">
    <w:p w:rsidR="00D12BC8" w:rsidRDefault="00D12BC8" w:rsidP="00F3765F">
      <w:pPr>
        <w:pStyle w:val="af9"/>
        <w:ind w:firstLine="420"/>
      </w:pPr>
      <w:r>
        <w:rPr>
          <w:rStyle w:val="af8"/>
        </w:rPr>
        <w:annotationRef/>
      </w:r>
    </w:p>
  </w:comment>
  <w:comment w:id="413" w:author="weihy2018" w:date="2018-04-19T10:30:00Z" w:initials="w">
    <w:p w:rsidR="00D12BC8" w:rsidRDefault="00D12BC8" w:rsidP="00E8344B">
      <w:pPr>
        <w:pStyle w:val="af9"/>
        <w:ind w:firstLine="420"/>
      </w:pPr>
      <w:r>
        <w:rPr>
          <w:rStyle w:val="af8"/>
        </w:rPr>
        <w:annotationRef/>
      </w:r>
    </w:p>
  </w:comment>
  <w:comment w:id="416" w:author="weihy2018" w:date="2018-04-19T10:30:00Z" w:initials="w">
    <w:p w:rsidR="00D12BC8" w:rsidRDefault="00D12BC8" w:rsidP="00E8344B">
      <w:pPr>
        <w:pStyle w:val="af9"/>
        <w:ind w:firstLine="420"/>
      </w:pPr>
      <w:r>
        <w:rPr>
          <w:rStyle w:val="af8"/>
        </w:rPr>
        <w:annotationRef/>
      </w:r>
    </w:p>
  </w:comment>
  <w:comment w:id="435" w:author="weihy2018" w:date="2018-04-19T10:31:00Z" w:initials="w">
    <w:p w:rsidR="00D12BC8" w:rsidRDefault="00D12BC8" w:rsidP="00E8344B">
      <w:pPr>
        <w:pStyle w:val="af9"/>
        <w:ind w:firstLine="420"/>
      </w:pPr>
      <w:r>
        <w:rPr>
          <w:rStyle w:val="af8"/>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96B" w:rsidRDefault="0027796B" w:rsidP="009B0757">
      <w:pPr>
        <w:spacing w:line="240" w:lineRule="auto"/>
        <w:ind w:firstLine="480"/>
      </w:pPr>
      <w:r>
        <w:separator/>
      </w:r>
    </w:p>
  </w:endnote>
  <w:endnote w:type="continuationSeparator" w:id="0">
    <w:p w:rsidR="0027796B" w:rsidRDefault="0027796B" w:rsidP="009B075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f1"/>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rsidP="009B0757">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rsidP="009B0757">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rsidP="009B0757">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f1"/>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rsidP="009B0757">
    <w:pPr>
      <w:pStyle w:val="a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f1"/>
      <w:framePr w:wrap="around" w:vAnchor="text" w:hAnchor="margin" w:xAlign="outside" w:y="1"/>
      <w:ind w:firstLine="360"/>
      <w:rPr>
        <w:rStyle w:val="a5"/>
      </w:rPr>
    </w:pPr>
    <w:r>
      <w:fldChar w:fldCharType="begin"/>
    </w:r>
    <w:r>
      <w:rPr>
        <w:rStyle w:val="a5"/>
      </w:rPr>
      <w:instrText xml:space="preserve">PAGE  </w:instrText>
    </w:r>
    <w:r>
      <w:fldChar w:fldCharType="separate"/>
    </w:r>
    <w:r w:rsidR="001825D4">
      <w:rPr>
        <w:rStyle w:val="a5"/>
        <w:noProof/>
      </w:rPr>
      <w:t>53</w:t>
    </w:r>
    <w:r>
      <w:fldChar w:fldCharType="end"/>
    </w:r>
  </w:p>
  <w:p w:rsidR="00D12BC8" w:rsidRDefault="00D12BC8">
    <w:pPr>
      <w:pStyle w:val="af1"/>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f1"/>
      <w:framePr w:wrap="around" w:vAnchor="text" w:hAnchor="margin" w:xAlign="outside" w:y="1"/>
      <w:ind w:firstLineChars="0" w:firstLine="0"/>
      <w:rPr>
        <w:rStyle w:val="a5"/>
      </w:rPr>
    </w:pPr>
    <w:r>
      <w:fldChar w:fldCharType="begin"/>
    </w:r>
    <w:r>
      <w:rPr>
        <w:rStyle w:val="a5"/>
      </w:rPr>
      <w:instrText xml:space="preserve">PAGE  </w:instrText>
    </w:r>
    <w:r>
      <w:fldChar w:fldCharType="separate"/>
    </w:r>
    <w:r w:rsidR="001825D4">
      <w:rPr>
        <w:rStyle w:val="a5"/>
        <w:noProof/>
      </w:rPr>
      <w:t>52</w:t>
    </w:r>
    <w:r>
      <w:fldChar w:fldCharType="end"/>
    </w:r>
  </w:p>
  <w:p w:rsidR="00D12BC8" w:rsidRDefault="00D12BC8">
    <w:pPr>
      <w:pStyle w:val="af1"/>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rsidP="009B0757">
    <w:pPr>
      <w:pStyle w:val="af1"/>
      <w:framePr w:wrap="around" w:vAnchor="text" w:hAnchor="margin" w:xAlign="outside" w:y="1"/>
      <w:ind w:firstLine="360"/>
      <w:rPr>
        <w:rStyle w:val="a5"/>
      </w:rPr>
    </w:pPr>
    <w:r>
      <w:fldChar w:fldCharType="begin"/>
    </w:r>
    <w:r>
      <w:rPr>
        <w:rStyle w:val="a5"/>
      </w:rPr>
      <w:instrText xml:space="preserve">PAGE  </w:instrText>
    </w:r>
    <w:r>
      <w:fldChar w:fldCharType="separate"/>
    </w:r>
    <w:r>
      <w:rPr>
        <w:rStyle w:val="a5"/>
      </w:rPr>
      <w:t>5</w:t>
    </w:r>
    <w:r>
      <w:fldChar w:fldCharType="end"/>
    </w:r>
  </w:p>
  <w:p w:rsidR="00D12BC8" w:rsidRDefault="00D12BC8" w:rsidP="009B0757">
    <w:pPr>
      <w:pStyle w:val="af1"/>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rsidP="009B0757">
    <w:pPr>
      <w:pStyle w:val="af1"/>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96B" w:rsidRDefault="0027796B" w:rsidP="006822E9">
      <w:pPr>
        <w:spacing w:line="240" w:lineRule="auto"/>
        <w:ind w:firstLine="480"/>
      </w:pPr>
      <w:r>
        <w:separator/>
      </w:r>
    </w:p>
  </w:footnote>
  <w:footnote w:type="continuationSeparator" w:id="0">
    <w:p w:rsidR="0027796B" w:rsidRDefault="0027796B" w:rsidP="009B075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fldChar w:fldCharType="begin"/>
    </w:r>
    <w:r>
      <w:instrText xml:space="preserve"> STYLEREF  "</w:instrText>
    </w:r>
    <w:r>
      <w:instrText>标题</w:instrText>
    </w:r>
    <w:r>
      <w:instrText xml:space="preserve"> 1" \n  \* MERGEFORMAT </w:instrText>
    </w:r>
    <w:r>
      <w:fldChar w:fldCharType="separate"/>
    </w:r>
    <w:r w:rsidR="001825D4">
      <w:rPr>
        <w:noProof/>
      </w:rPr>
      <w:t>0</w:t>
    </w:r>
    <w:r>
      <w:fldChar w:fldCharType="end"/>
    </w:r>
    <w:r>
      <w:fldChar w:fldCharType="begin"/>
    </w:r>
    <w:r>
      <w:instrText xml:space="preserve"> STYLEREF  "</w:instrText>
    </w:r>
    <w:r>
      <w:instrText>标题</w:instrText>
    </w:r>
    <w:r>
      <w:instrText xml:space="preserve"> 1" </w:instrText>
    </w:r>
    <w:r>
      <w:fldChar w:fldCharType="separate"/>
    </w:r>
    <w:r w:rsidR="001825D4">
      <w:rPr>
        <w:rFonts w:hint="eastAsia"/>
        <w:noProof/>
      </w:rPr>
      <w:t>致</w:t>
    </w:r>
    <w:r w:rsidR="001825D4">
      <w:rPr>
        <w:rFonts w:hint="eastAsia"/>
        <w:noProof/>
      </w:rPr>
      <w:t xml:space="preserve">  </w:t>
    </w:r>
    <w:r w:rsidR="001825D4">
      <w:rPr>
        <w:rFonts w:hint="eastAsia"/>
        <w:noProof/>
      </w:rPr>
      <w:t>谢</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fldChar w:fldCharType="begin"/>
    </w:r>
    <w:r>
      <w:instrText xml:space="preserve"> STYLEREF  "</w:instrText>
    </w:r>
    <w:r>
      <w:instrText>标题</w:instrText>
    </w:r>
    <w:r>
      <w:instrText xml:space="preserve"> 1"  \* MERGEFORMAT </w:instrText>
    </w:r>
    <w:r>
      <w:fldChar w:fldCharType="separate"/>
    </w:r>
    <w:r w:rsidR="001825D4">
      <w:rPr>
        <w:rFonts w:hint="eastAsia"/>
        <w:noProof/>
      </w:rPr>
      <w:t>参考文献</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rPr>
        <w:rFonts w:hint="eastAsia"/>
      </w:rPr>
      <w:t>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rsidP="009B0757">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BC8" w:rsidRDefault="00D12BC8">
    <w:pPr>
      <w:pStyle w:val="ac"/>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05AD7"/>
    <w:multiLevelType w:val="hybridMultilevel"/>
    <w:tmpl w:val="4A6A4414"/>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20911566"/>
    <w:multiLevelType w:val="hybridMultilevel"/>
    <w:tmpl w:val="A4303676"/>
    <w:lvl w:ilvl="0" w:tplc="EF1216A2">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650056D"/>
    <w:multiLevelType w:val="hybridMultilevel"/>
    <w:tmpl w:val="0B82E4A0"/>
    <w:lvl w:ilvl="0" w:tplc="0062EB80">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BB4F4B"/>
    <w:multiLevelType w:val="hybridMultilevel"/>
    <w:tmpl w:val="51602162"/>
    <w:lvl w:ilvl="0" w:tplc="04090019">
      <w:start w:val="1"/>
      <w:numFmt w:val="lowerLetter"/>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9">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817038C"/>
    <w:multiLevelType w:val="hybridMultilevel"/>
    <w:tmpl w:val="668CA78A"/>
    <w:lvl w:ilvl="0" w:tplc="B956CEF6">
      <w:start w:val="1"/>
      <w:numFmt w:val="decimal"/>
      <w:lvlText w:val="%1)"/>
      <w:lvlJc w:val="left"/>
      <w:pPr>
        <w:ind w:left="0" w:firstLine="480"/>
      </w:pPr>
      <w:rPr>
        <w:rFonts w:hint="eastAsia"/>
      </w:r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12">
    <w:nsid w:val="3B364359"/>
    <w:multiLevelType w:val="hybridMultilevel"/>
    <w:tmpl w:val="D6D2D170"/>
    <w:lvl w:ilvl="0" w:tplc="81A4E744">
      <w:start w:val="1"/>
      <w:numFmt w:val="decimal"/>
      <w:lvlText w:val="(%1)"/>
      <w:lvlJc w:val="left"/>
      <w:pPr>
        <w:ind w:left="0" w:firstLine="851"/>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37224DE"/>
    <w:multiLevelType w:val="hybridMultilevel"/>
    <w:tmpl w:val="F8B629E8"/>
    <w:lvl w:ilvl="0" w:tplc="30E65D8A">
      <w:start w:val="1"/>
      <w:numFmt w:val="decimal"/>
      <w:lvlText w:val="%1)"/>
      <w:lvlJc w:val="left"/>
      <w:pPr>
        <w:ind w:left="680" w:hanging="48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nsid w:val="4CCD2540"/>
    <w:multiLevelType w:val="hybridMultilevel"/>
    <w:tmpl w:val="EC0AF336"/>
    <w:lvl w:ilvl="0" w:tplc="0C522BFE">
      <w:start w:val="1"/>
      <w:numFmt w:val="decimal"/>
      <w:lvlText w:val="(%1)"/>
      <w:lvlJc w:val="left"/>
      <w:pPr>
        <w:ind w:left="0" w:firstLine="480"/>
      </w:pPr>
      <w:rPr>
        <w:rFonts w:hint="default"/>
        <w:b w:val="0"/>
      </w:rPr>
    </w:lvl>
    <w:lvl w:ilvl="1" w:tplc="0D780F3E">
      <w:start w:val="1"/>
      <w:numFmt w:val="decimal"/>
      <w:lvlText w:val="%2)"/>
      <w:lvlJc w:val="left"/>
      <w:pPr>
        <w:ind w:left="2460" w:hanging="960"/>
      </w:pPr>
      <w:rPr>
        <w:rFonts w:hint="default"/>
      </w:r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5">
    <w:nsid w:val="54B27D9B"/>
    <w:multiLevelType w:val="hybridMultilevel"/>
    <w:tmpl w:val="7E420E6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887096E"/>
    <w:multiLevelType w:val="hybridMultilevel"/>
    <w:tmpl w:val="058AB712"/>
    <w:lvl w:ilvl="0" w:tplc="36FCA932">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8">
    <w:nsid w:val="5F5B6D16"/>
    <w:multiLevelType w:val="hybridMultilevel"/>
    <w:tmpl w:val="F0360AB0"/>
    <w:lvl w:ilvl="0" w:tplc="36FCA932">
      <w:start w:val="1"/>
      <w:numFmt w:val="decimal"/>
      <w:lvlText w:val="(%1)"/>
      <w:lvlJc w:val="left"/>
      <w:pPr>
        <w:ind w:left="1271"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1">
    <w:nsid w:val="712018F5"/>
    <w:multiLevelType w:val="hybridMultilevel"/>
    <w:tmpl w:val="E7EAB7EE"/>
    <w:lvl w:ilvl="0" w:tplc="36FCA932">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0"/>
  </w:num>
  <w:num w:numId="2">
    <w:abstractNumId w:val="3"/>
  </w:num>
  <w:num w:numId="3">
    <w:abstractNumId w:val="5"/>
  </w:num>
  <w:num w:numId="4">
    <w:abstractNumId w:val="17"/>
  </w:num>
  <w:num w:numId="5">
    <w:abstractNumId w:val="22"/>
  </w:num>
  <w:num w:numId="6">
    <w:abstractNumId w:val="3"/>
    <w:lvlOverride w:ilvl="0">
      <w:startOverride w:val="1"/>
    </w:lvlOverride>
  </w:num>
  <w:num w:numId="7">
    <w:abstractNumId w:val="4"/>
  </w:num>
  <w:num w:numId="8">
    <w:abstractNumId w:val="0"/>
  </w:num>
  <w:num w:numId="9">
    <w:abstractNumId w:val="13"/>
  </w:num>
  <w:num w:numId="10">
    <w:abstractNumId w:val="11"/>
  </w:num>
  <w:num w:numId="11">
    <w:abstractNumId w:val="14"/>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1"/>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6"/>
  </w:num>
  <w:num w:numId="18">
    <w:abstractNumId w:val="18"/>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2"/>
  </w:num>
  <w:num w:numId="32">
    <w:abstractNumId w:val="12"/>
  </w:num>
  <w:num w:numId="33">
    <w:abstractNumId w:val="9"/>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5B1316"/>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3DC"/>
    <w:rsid w:val="00026D3A"/>
    <w:rsid w:val="00027E61"/>
    <w:rsid w:val="00031F01"/>
    <w:rsid w:val="00032135"/>
    <w:rsid w:val="00033996"/>
    <w:rsid w:val="00034BCA"/>
    <w:rsid w:val="00036C7C"/>
    <w:rsid w:val="00041A23"/>
    <w:rsid w:val="00042FAB"/>
    <w:rsid w:val="00044204"/>
    <w:rsid w:val="00051ACD"/>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76802"/>
    <w:rsid w:val="000822FC"/>
    <w:rsid w:val="00084A33"/>
    <w:rsid w:val="0008718B"/>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A7DFD"/>
    <w:rsid w:val="000B138C"/>
    <w:rsid w:val="000B30CE"/>
    <w:rsid w:val="000B39A9"/>
    <w:rsid w:val="000B4661"/>
    <w:rsid w:val="000B7761"/>
    <w:rsid w:val="000C016F"/>
    <w:rsid w:val="000C0AA7"/>
    <w:rsid w:val="000C1BEB"/>
    <w:rsid w:val="000C257D"/>
    <w:rsid w:val="000C2F3B"/>
    <w:rsid w:val="000C5045"/>
    <w:rsid w:val="000C55ED"/>
    <w:rsid w:val="000C7CFE"/>
    <w:rsid w:val="000D1184"/>
    <w:rsid w:val="000D1DF1"/>
    <w:rsid w:val="000D3B31"/>
    <w:rsid w:val="000D42A6"/>
    <w:rsid w:val="000D4468"/>
    <w:rsid w:val="000D4B46"/>
    <w:rsid w:val="000D4D0D"/>
    <w:rsid w:val="000D51C2"/>
    <w:rsid w:val="000D6527"/>
    <w:rsid w:val="000E044D"/>
    <w:rsid w:val="000E1FE3"/>
    <w:rsid w:val="000E47E7"/>
    <w:rsid w:val="000E5327"/>
    <w:rsid w:val="000E5339"/>
    <w:rsid w:val="000E63E3"/>
    <w:rsid w:val="000F10CD"/>
    <w:rsid w:val="000F4797"/>
    <w:rsid w:val="000F5BCC"/>
    <w:rsid w:val="000F7001"/>
    <w:rsid w:val="000F7191"/>
    <w:rsid w:val="000F71F5"/>
    <w:rsid w:val="000F7814"/>
    <w:rsid w:val="001018BD"/>
    <w:rsid w:val="00101D74"/>
    <w:rsid w:val="00104F57"/>
    <w:rsid w:val="00106B4F"/>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6F23"/>
    <w:rsid w:val="00137575"/>
    <w:rsid w:val="00145724"/>
    <w:rsid w:val="00145BF9"/>
    <w:rsid w:val="00146FC2"/>
    <w:rsid w:val="00152291"/>
    <w:rsid w:val="00152332"/>
    <w:rsid w:val="00152423"/>
    <w:rsid w:val="00153F3F"/>
    <w:rsid w:val="00153FA5"/>
    <w:rsid w:val="00155E97"/>
    <w:rsid w:val="00157936"/>
    <w:rsid w:val="00157B06"/>
    <w:rsid w:val="0016320C"/>
    <w:rsid w:val="001643D9"/>
    <w:rsid w:val="00165931"/>
    <w:rsid w:val="00166F87"/>
    <w:rsid w:val="001670E3"/>
    <w:rsid w:val="00167EB6"/>
    <w:rsid w:val="00171A7F"/>
    <w:rsid w:val="00172910"/>
    <w:rsid w:val="0017361F"/>
    <w:rsid w:val="00175168"/>
    <w:rsid w:val="00177272"/>
    <w:rsid w:val="00177AF9"/>
    <w:rsid w:val="00177C22"/>
    <w:rsid w:val="00180A87"/>
    <w:rsid w:val="0018167E"/>
    <w:rsid w:val="001825D4"/>
    <w:rsid w:val="00182A5A"/>
    <w:rsid w:val="001833A3"/>
    <w:rsid w:val="00183C38"/>
    <w:rsid w:val="001842AB"/>
    <w:rsid w:val="0018785D"/>
    <w:rsid w:val="00187DCA"/>
    <w:rsid w:val="0019233A"/>
    <w:rsid w:val="00192913"/>
    <w:rsid w:val="0019511E"/>
    <w:rsid w:val="0019567C"/>
    <w:rsid w:val="00195DDF"/>
    <w:rsid w:val="00196C7C"/>
    <w:rsid w:val="001A0D0E"/>
    <w:rsid w:val="001A1A92"/>
    <w:rsid w:val="001A2008"/>
    <w:rsid w:val="001A511C"/>
    <w:rsid w:val="001A5E5B"/>
    <w:rsid w:val="001A692F"/>
    <w:rsid w:val="001A78EE"/>
    <w:rsid w:val="001B0598"/>
    <w:rsid w:val="001B60C9"/>
    <w:rsid w:val="001B6DF4"/>
    <w:rsid w:val="001C00E5"/>
    <w:rsid w:val="001C0A6A"/>
    <w:rsid w:val="001C1069"/>
    <w:rsid w:val="001C15F3"/>
    <w:rsid w:val="001D04A3"/>
    <w:rsid w:val="001D0683"/>
    <w:rsid w:val="001D23E8"/>
    <w:rsid w:val="001D26C1"/>
    <w:rsid w:val="001D2A47"/>
    <w:rsid w:val="001D2B80"/>
    <w:rsid w:val="001D30D7"/>
    <w:rsid w:val="001D3F25"/>
    <w:rsid w:val="001D71FF"/>
    <w:rsid w:val="001D7479"/>
    <w:rsid w:val="001D7A9B"/>
    <w:rsid w:val="001E0C88"/>
    <w:rsid w:val="001E14BE"/>
    <w:rsid w:val="001E2ED1"/>
    <w:rsid w:val="001E333D"/>
    <w:rsid w:val="001E50AD"/>
    <w:rsid w:val="001E5C9F"/>
    <w:rsid w:val="001F1669"/>
    <w:rsid w:val="001F419D"/>
    <w:rsid w:val="001F4C26"/>
    <w:rsid w:val="001F630B"/>
    <w:rsid w:val="001F7E46"/>
    <w:rsid w:val="00200E45"/>
    <w:rsid w:val="0020318B"/>
    <w:rsid w:val="00205B24"/>
    <w:rsid w:val="002063F8"/>
    <w:rsid w:val="002069D7"/>
    <w:rsid w:val="00206E08"/>
    <w:rsid w:val="002105B0"/>
    <w:rsid w:val="002105C7"/>
    <w:rsid w:val="002113E2"/>
    <w:rsid w:val="002126DD"/>
    <w:rsid w:val="00212877"/>
    <w:rsid w:val="0021460F"/>
    <w:rsid w:val="00216E5E"/>
    <w:rsid w:val="0022170E"/>
    <w:rsid w:val="002219C6"/>
    <w:rsid w:val="002226BD"/>
    <w:rsid w:val="00222D65"/>
    <w:rsid w:val="00223585"/>
    <w:rsid w:val="002245D8"/>
    <w:rsid w:val="0022600A"/>
    <w:rsid w:val="002272F3"/>
    <w:rsid w:val="0023060B"/>
    <w:rsid w:val="00235C7A"/>
    <w:rsid w:val="002370C9"/>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552"/>
    <w:rsid w:val="00264BEB"/>
    <w:rsid w:val="00264EE0"/>
    <w:rsid w:val="00264FA4"/>
    <w:rsid w:val="0026697B"/>
    <w:rsid w:val="00271540"/>
    <w:rsid w:val="002724C5"/>
    <w:rsid w:val="00272931"/>
    <w:rsid w:val="002729E9"/>
    <w:rsid w:val="00273423"/>
    <w:rsid w:val="00273E85"/>
    <w:rsid w:val="0027796B"/>
    <w:rsid w:val="0028043E"/>
    <w:rsid w:val="00281144"/>
    <w:rsid w:val="0028193A"/>
    <w:rsid w:val="00281B11"/>
    <w:rsid w:val="002822CB"/>
    <w:rsid w:val="00282561"/>
    <w:rsid w:val="002828AB"/>
    <w:rsid w:val="00284F38"/>
    <w:rsid w:val="00286BE7"/>
    <w:rsid w:val="00287FA9"/>
    <w:rsid w:val="002905F8"/>
    <w:rsid w:val="0029110B"/>
    <w:rsid w:val="0029134C"/>
    <w:rsid w:val="00292076"/>
    <w:rsid w:val="002931D3"/>
    <w:rsid w:val="0029360D"/>
    <w:rsid w:val="00295B16"/>
    <w:rsid w:val="0029739D"/>
    <w:rsid w:val="002A13BE"/>
    <w:rsid w:val="002A1E1F"/>
    <w:rsid w:val="002A2E5F"/>
    <w:rsid w:val="002A4776"/>
    <w:rsid w:val="002A47FF"/>
    <w:rsid w:val="002A56DB"/>
    <w:rsid w:val="002A62FD"/>
    <w:rsid w:val="002B12EE"/>
    <w:rsid w:val="002B230E"/>
    <w:rsid w:val="002B7167"/>
    <w:rsid w:val="002B7CAA"/>
    <w:rsid w:val="002C5D0A"/>
    <w:rsid w:val="002C7181"/>
    <w:rsid w:val="002D11EE"/>
    <w:rsid w:val="002D158B"/>
    <w:rsid w:val="002D1B52"/>
    <w:rsid w:val="002D1FF2"/>
    <w:rsid w:val="002D41DB"/>
    <w:rsid w:val="002D4310"/>
    <w:rsid w:val="002E0C16"/>
    <w:rsid w:val="002E22B2"/>
    <w:rsid w:val="002E2C84"/>
    <w:rsid w:val="002E2CC6"/>
    <w:rsid w:val="002E3B9E"/>
    <w:rsid w:val="002E6663"/>
    <w:rsid w:val="002E7DDC"/>
    <w:rsid w:val="002F025D"/>
    <w:rsid w:val="002F1C39"/>
    <w:rsid w:val="002F6A90"/>
    <w:rsid w:val="002F75C4"/>
    <w:rsid w:val="00301DA3"/>
    <w:rsid w:val="00302E92"/>
    <w:rsid w:val="00303E0B"/>
    <w:rsid w:val="00306FCB"/>
    <w:rsid w:val="00307249"/>
    <w:rsid w:val="00307A88"/>
    <w:rsid w:val="0031699E"/>
    <w:rsid w:val="00317B47"/>
    <w:rsid w:val="00317CEA"/>
    <w:rsid w:val="00317F2B"/>
    <w:rsid w:val="00323070"/>
    <w:rsid w:val="00324699"/>
    <w:rsid w:val="003247F0"/>
    <w:rsid w:val="0032601B"/>
    <w:rsid w:val="00326760"/>
    <w:rsid w:val="00327A96"/>
    <w:rsid w:val="00331995"/>
    <w:rsid w:val="00333C37"/>
    <w:rsid w:val="00335D03"/>
    <w:rsid w:val="00336C10"/>
    <w:rsid w:val="00340859"/>
    <w:rsid w:val="00341CFB"/>
    <w:rsid w:val="00343B94"/>
    <w:rsid w:val="00344D57"/>
    <w:rsid w:val="00345436"/>
    <w:rsid w:val="00350BEE"/>
    <w:rsid w:val="00355A32"/>
    <w:rsid w:val="00363B2A"/>
    <w:rsid w:val="003659D6"/>
    <w:rsid w:val="003671FA"/>
    <w:rsid w:val="00367238"/>
    <w:rsid w:val="003674BB"/>
    <w:rsid w:val="00370270"/>
    <w:rsid w:val="0037185E"/>
    <w:rsid w:val="00372BEC"/>
    <w:rsid w:val="003740AB"/>
    <w:rsid w:val="00375631"/>
    <w:rsid w:val="00376425"/>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E5F"/>
    <w:rsid w:val="003A7CD8"/>
    <w:rsid w:val="003B007B"/>
    <w:rsid w:val="003B0BAD"/>
    <w:rsid w:val="003B26C0"/>
    <w:rsid w:val="003B414F"/>
    <w:rsid w:val="003B4E70"/>
    <w:rsid w:val="003B504A"/>
    <w:rsid w:val="003B54AF"/>
    <w:rsid w:val="003C0FFB"/>
    <w:rsid w:val="003C1E7B"/>
    <w:rsid w:val="003C4B62"/>
    <w:rsid w:val="003D2CB5"/>
    <w:rsid w:val="003D56D2"/>
    <w:rsid w:val="003D5742"/>
    <w:rsid w:val="003D750E"/>
    <w:rsid w:val="003E038E"/>
    <w:rsid w:val="003E0F5C"/>
    <w:rsid w:val="003E2156"/>
    <w:rsid w:val="003E25B6"/>
    <w:rsid w:val="003E4D97"/>
    <w:rsid w:val="003E60B0"/>
    <w:rsid w:val="003F09C7"/>
    <w:rsid w:val="003F249F"/>
    <w:rsid w:val="003F30ED"/>
    <w:rsid w:val="0040082B"/>
    <w:rsid w:val="00403823"/>
    <w:rsid w:val="0040410A"/>
    <w:rsid w:val="00404D5C"/>
    <w:rsid w:val="00411E96"/>
    <w:rsid w:val="0041220F"/>
    <w:rsid w:val="004155C3"/>
    <w:rsid w:val="0041647B"/>
    <w:rsid w:val="00416650"/>
    <w:rsid w:val="00417552"/>
    <w:rsid w:val="004205A8"/>
    <w:rsid w:val="0042294F"/>
    <w:rsid w:val="004241B4"/>
    <w:rsid w:val="0042562C"/>
    <w:rsid w:val="0042604C"/>
    <w:rsid w:val="00426CD7"/>
    <w:rsid w:val="00426EEF"/>
    <w:rsid w:val="0043064A"/>
    <w:rsid w:val="00430773"/>
    <w:rsid w:val="00431F3D"/>
    <w:rsid w:val="004326C4"/>
    <w:rsid w:val="004354AD"/>
    <w:rsid w:val="004359C3"/>
    <w:rsid w:val="00436030"/>
    <w:rsid w:val="00443BDE"/>
    <w:rsid w:val="00446FA0"/>
    <w:rsid w:val="00451688"/>
    <w:rsid w:val="00452663"/>
    <w:rsid w:val="00454204"/>
    <w:rsid w:val="004577F6"/>
    <w:rsid w:val="004614AE"/>
    <w:rsid w:val="00466E43"/>
    <w:rsid w:val="004719F4"/>
    <w:rsid w:val="00474989"/>
    <w:rsid w:val="00474ED1"/>
    <w:rsid w:val="00481268"/>
    <w:rsid w:val="00482C15"/>
    <w:rsid w:val="0048487D"/>
    <w:rsid w:val="004874FC"/>
    <w:rsid w:val="00487586"/>
    <w:rsid w:val="00491076"/>
    <w:rsid w:val="004912C8"/>
    <w:rsid w:val="00491768"/>
    <w:rsid w:val="00494133"/>
    <w:rsid w:val="00495026"/>
    <w:rsid w:val="00495E68"/>
    <w:rsid w:val="00497B23"/>
    <w:rsid w:val="004A06B9"/>
    <w:rsid w:val="004A447E"/>
    <w:rsid w:val="004A4F89"/>
    <w:rsid w:val="004A5816"/>
    <w:rsid w:val="004A59CC"/>
    <w:rsid w:val="004A65FC"/>
    <w:rsid w:val="004A6B41"/>
    <w:rsid w:val="004B509C"/>
    <w:rsid w:val="004B5C83"/>
    <w:rsid w:val="004B6EC9"/>
    <w:rsid w:val="004B734F"/>
    <w:rsid w:val="004C1B86"/>
    <w:rsid w:val="004C2307"/>
    <w:rsid w:val="004C439A"/>
    <w:rsid w:val="004C4709"/>
    <w:rsid w:val="004D27EF"/>
    <w:rsid w:val="004D30D2"/>
    <w:rsid w:val="004D379B"/>
    <w:rsid w:val="004D394E"/>
    <w:rsid w:val="004D45EF"/>
    <w:rsid w:val="004E0499"/>
    <w:rsid w:val="004E12CD"/>
    <w:rsid w:val="004E195D"/>
    <w:rsid w:val="004F1D91"/>
    <w:rsid w:val="004F23DC"/>
    <w:rsid w:val="004F2EE1"/>
    <w:rsid w:val="004F3866"/>
    <w:rsid w:val="004F61D7"/>
    <w:rsid w:val="0050010B"/>
    <w:rsid w:val="00505C64"/>
    <w:rsid w:val="005103EF"/>
    <w:rsid w:val="00510555"/>
    <w:rsid w:val="00512424"/>
    <w:rsid w:val="00515E02"/>
    <w:rsid w:val="005161C7"/>
    <w:rsid w:val="00517D09"/>
    <w:rsid w:val="005221AD"/>
    <w:rsid w:val="00522A2E"/>
    <w:rsid w:val="00522AFF"/>
    <w:rsid w:val="0052304F"/>
    <w:rsid w:val="00527017"/>
    <w:rsid w:val="00527BDB"/>
    <w:rsid w:val="005330C1"/>
    <w:rsid w:val="00533484"/>
    <w:rsid w:val="005342B5"/>
    <w:rsid w:val="0053594F"/>
    <w:rsid w:val="00535F1E"/>
    <w:rsid w:val="00536576"/>
    <w:rsid w:val="00537E90"/>
    <w:rsid w:val="00537FC7"/>
    <w:rsid w:val="005423FA"/>
    <w:rsid w:val="005429F3"/>
    <w:rsid w:val="00543AD9"/>
    <w:rsid w:val="005447C4"/>
    <w:rsid w:val="0054487A"/>
    <w:rsid w:val="0054534C"/>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45A1"/>
    <w:rsid w:val="00575C1F"/>
    <w:rsid w:val="005762C6"/>
    <w:rsid w:val="005771AE"/>
    <w:rsid w:val="00584713"/>
    <w:rsid w:val="00584A10"/>
    <w:rsid w:val="005867D4"/>
    <w:rsid w:val="0058693D"/>
    <w:rsid w:val="00586FD9"/>
    <w:rsid w:val="005907B2"/>
    <w:rsid w:val="0059245A"/>
    <w:rsid w:val="00593F2B"/>
    <w:rsid w:val="00595C29"/>
    <w:rsid w:val="00597832"/>
    <w:rsid w:val="00597BD0"/>
    <w:rsid w:val="005A19BB"/>
    <w:rsid w:val="005A1D1A"/>
    <w:rsid w:val="005A43FD"/>
    <w:rsid w:val="005A5A6F"/>
    <w:rsid w:val="005A633D"/>
    <w:rsid w:val="005A77EA"/>
    <w:rsid w:val="005B1093"/>
    <w:rsid w:val="005B1316"/>
    <w:rsid w:val="005B1C13"/>
    <w:rsid w:val="005B2219"/>
    <w:rsid w:val="005B23EF"/>
    <w:rsid w:val="005B3244"/>
    <w:rsid w:val="005B4FA0"/>
    <w:rsid w:val="005B5AEB"/>
    <w:rsid w:val="005C065F"/>
    <w:rsid w:val="005C077C"/>
    <w:rsid w:val="005C09EB"/>
    <w:rsid w:val="005C2D02"/>
    <w:rsid w:val="005C2DF7"/>
    <w:rsid w:val="005C3828"/>
    <w:rsid w:val="005C45B9"/>
    <w:rsid w:val="005C52BE"/>
    <w:rsid w:val="005C610A"/>
    <w:rsid w:val="005C6989"/>
    <w:rsid w:val="005D14B4"/>
    <w:rsid w:val="005D2266"/>
    <w:rsid w:val="005D3170"/>
    <w:rsid w:val="005D411E"/>
    <w:rsid w:val="005D5556"/>
    <w:rsid w:val="005D691B"/>
    <w:rsid w:val="005E2C4F"/>
    <w:rsid w:val="005E2EC0"/>
    <w:rsid w:val="005E5260"/>
    <w:rsid w:val="005E615F"/>
    <w:rsid w:val="005E656C"/>
    <w:rsid w:val="005F098A"/>
    <w:rsid w:val="005F206D"/>
    <w:rsid w:val="005F2E6A"/>
    <w:rsid w:val="005F3CE1"/>
    <w:rsid w:val="005F3EE2"/>
    <w:rsid w:val="005F5C84"/>
    <w:rsid w:val="005F5D05"/>
    <w:rsid w:val="005F6288"/>
    <w:rsid w:val="005F66C8"/>
    <w:rsid w:val="005F71AF"/>
    <w:rsid w:val="00601825"/>
    <w:rsid w:val="00607600"/>
    <w:rsid w:val="00612620"/>
    <w:rsid w:val="00613DB2"/>
    <w:rsid w:val="006159A8"/>
    <w:rsid w:val="00616CDF"/>
    <w:rsid w:val="0061726E"/>
    <w:rsid w:val="006207AD"/>
    <w:rsid w:val="006220BA"/>
    <w:rsid w:val="006221DE"/>
    <w:rsid w:val="00630AD1"/>
    <w:rsid w:val="00642072"/>
    <w:rsid w:val="00642EBB"/>
    <w:rsid w:val="0064472B"/>
    <w:rsid w:val="0065061D"/>
    <w:rsid w:val="006525F3"/>
    <w:rsid w:val="00652AB8"/>
    <w:rsid w:val="00652B68"/>
    <w:rsid w:val="00652F4B"/>
    <w:rsid w:val="00653DB5"/>
    <w:rsid w:val="00655B2C"/>
    <w:rsid w:val="00656DDB"/>
    <w:rsid w:val="00660A24"/>
    <w:rsid w:val="00661935"/>
    <w:rsid w:val="00661EF2"/>
    <w:rsid w:val="006643D0"/>
    <w:rsid w:val="0066538E"/>
    <w:rsid w:val="00667EC6"/>
    <w:rsid w:val="0067129A"/>
    <w:rsid w:val="00671BC4"/>
    <w:rsid w:val="00671C53"/>
    <w:rsid w:val="00673FD3"/>
    <w:rsid w:val="00675EE5"/>
    <w:rsid w:val="006777B2"/>
    <w:rsid w:val="00681585"/>
    <w:rsid w:val="006822BB"/>
    <w:rsid w:val="006822E9"/>
    <w:rsid w:val="00682A12"/>
    <w:rsid w:val="00684BEE"/>
    <w:rsid w:val="00684DB6"/>
    <w:rsid w:val="0068554C"/>
    <w:rsid w:val="006855FA"/>
    <w:rsid w:val="00687372"/>
    <w:rsid w:val="00692060"/>
    <w:rsid w:val="006929F4"/>
    <w:rsid w:val="00692C8B"/>
    <w:rsid w:val="006A23B0"/>
    <w:rsid w:val="006A2FF9"/>
    <w:rsid w:val="006A35B7"/>
    <w:rsid w:val="006A43BC"/>
    <w:rsid w:val="006A4B8F"/>
    <w:rsid w:val="006B1695"/>
    <w:rsid w:val="006B16DE"/>
    <w:rsid w:val="006B17BA"/>
    <w:rsid w:val="006B25D5"/>
    <w:rsid w:val="006B2CB6"/>
    <w:rsid w:val="006C03C7"/>
    <w:rsid w:val="006C0F43"/>
    <w:rsid w:val="006C49D9"/>
    <w:rsid w:val="006C4B6C"/>
    <w:rsid w:val="006D0425"/>
    <w:rsid w:val="006D1787"/>
    <w:rsid w:val="006D1DA8"/>
    <w:rsid w:val="006D678D"/>
    <w:rsid w:val="006D754C"/>
    <w:rsid w:val="006D783D"/>
    <w:rsid w:val="006D7C97"/>
    <w:rsid w:val="006E0E6B"/>
    <w:rsid w:val="006E1BAB"/>
    <w:rsid w:val="006E2365"/>
    <w:rsid w:val="006E2C73"/>
    <w:rsid w:val="006E32E8"/>
    <w:rsid w:val="006E39DB"/>
    <w:rsid w:val="006E461D"/>
    <w:rsid w:val="006E646E"/>
    <w:rsid w:val="006E666A"/>
    <w:rsid w:val="006E68E5"/>
    <w:rsid w:val="006E7D0F"/>
    <w:rsid w:val="006F4040"/>
    <w:rsid w:val="006F55B0"/>
    <w:rsid w:val="00700989"/>
    <w:rsid w:val="00702D34"/>
    <w:rsid w:val="00706802"/>
    <w:rsid w:val="00706CA9"/>
    <w:rsid w:val="0071144C"/>
    <w:rsid w:val="00713D38"/>
    <w:rsid w:val="00714B46"/>
    <w:rsid w:val="00715345"/>
    <w:rsid w:val="0072079D"/>
    <w:rsid w:val="0072329C"/>
    <w:rsid w:val="007236A1"/>
    <w:rsid w:val="0072420E"/>
    <w:rsid w:val="00725D53"/>
    <w:rsid w:val="00731E25"/>
    <w:rsid w:val="00732AFD"/>
    <w:rsid w:val="00733790"/>
    <w:rsid w:val="007360E2"/>
    <w:rsid w:val="007373AF"/>
    <w:rsid w:val="007400A7"/>
    <w:rsid w:val="00740470"/>
    <w:rsid w:val="00741E19"/>
    <w:rsid w:val="0074383C"/>
    <w:rsid w:val="00745AA3"/>
    <w:rsid w:val="00745EAC"/>
    <w:rsid w:val="00746109"/>
    <w:rsid w:val="00746120"/>
    <w:rsid w:val="00750441"/>
    <w:rsid w:val="007537AE"/>
    <w:rsid w:val="007539BF"/>
    <w:rsid w:val="007547A4"/>
    <w:rsid w:val="00756FFD"/>
    <w:rsid w:val="00761735"/>
    <w:rsid w:val="00762A2F"/>
    <w:rsid w:val="00764634"/>
    <w:rsid w:val="00765195"/>
    <w:rsid w:val="00766D06"/>
    <w:rsid w:val="00766DD5"/>
    <w:rsid w:val="00767818"/>
    <w:rsid w:val="00767A24"/>
    <w:rsid w:val="0077203F"/>
    <w:rsid w:val="00772E4A"/>
    <w:rsid w:val="007737F2"/>
    <w:rsid w:val="00773BAE"/>
    <w:rsid w:val="0077454D"/>
    <w:rsid w:val="00774AC6"/>
    <w:rsid w:val="007805B8"/>
    <w:rsid w:val="00781AF7"/>
    <w:rsid w:val="00783CB0"/>
    <w:rsid w:val="00786EEE"/>
    <w:rsid w:val="007900F9"/>
    <w:rsid w:val="00792C8A"/>
    <w:rsid w:val="00792CC2"/>
    <w:rsid w:val="00792D4C"/>
    <w:rsid w:val="0079357F"/>
    <w:rsid w:val="007938B4"/>
    <w:rsid w:val="007943F0"/>
    <w:rsid w:val="00795FF8"/>
    <w:rsid w:val="007A42C0"/>
    <w:rsid w:val="007A4CC5"/>
    <w:rsid w:val="007B1412"/>
    <w:rsid w:val="007B2DEC"/>
    <w:rsid w:val="007B4D36"/>
    <w:rsid w:val="007B4EC2"/>
    <w:rsid w:val="007B5055"/>
    <w:rsid w:val="007B5858"/>
    <w:rsid w:val="007B5E73"/>
    <w:rsid w:val="007B6689"/>
    <w:rsid w:val="007C1162"/>
    <w:rsid w:val="007C27FE"/>
    <w:rsid w:val="007C3B52"/>
    <w:rsid w:val="007C4A52"/>
    <w:rsid w:val="007C5E65"/>
    <w:rsid w:val="007C5E86"/>
    <w:rsid w:val="007C6B48"/>
    <w:rsid w:val="007D3EF3"/>
    <w:rsid w:val="007D642E"/>
    <w:rsid w:val="007D72FA"/>
    <w:rsid w:val="007E067E"/>
    <w:rsid w:val="007E1A03"/>
    <w:rsid w:val="007E2998"/>
    <w:rsid w:val="007E2F6A"/>
    <w:rsid w:val="007E533C"/>
    <w:rsid w:val="007E56F2"/>
    <w:rsid w:val="007E66EE"/>
    <w:rsid w:val="007E6E44"/>
    <w:rsid w:val="007F2CDB"/>
    <w:rsid w:val="007F6F13"/>
    <w:rsid w:val="0080017B"/>
    <w:rsid w:val="008013FB"/>
    <w:rsid w:val="00801823"/>
    <w:rsid w:val="00802F00"/>
    <w:rsid w:val="0080725A"/>
    <w:rsid w:val="008149F1"/>
    <w:rsid w:val="008215AF"/>
    <w:rsid w:val="008218CD"/>
    <w:rsid w:val="008259F8"/>
    <w:rsid w:val="00825A86"/>
    <w:rsid w:val="00831420"/>
    <w:rsid w:val="0083375B"/>
    <w:rsid w:val="0083393B"/>
    <w:rsid w:val="00835B68"/>
    <w:rsid w:val="008367F0"/>
    <w:rsid w:val="00836D29"/>
    <w:rsid w:val="00840A7E"/>
    <w:rsid w:val="008411E9"/>
    <w:rsid w:val="00843805"/>
    <w:rsid w:val="00845643"/>
    <w:rsid w:val="00847727"/>
    <w:rsid w:val="00850CD0"/>
    <w:rsid w:val="0085106B"/>
    <w:rsid w:val="0085212C"/>
    <w:rsid w:val="0085372B"/>
    <w:rsid w:val="008537F4"/>
    <w:rsid w:val="00853D08"/>
    <w:rsid w:val="00860A9B"/>
    <w:rsid w:val="008664FD"/>
    <w:rsid w:val="008703F2"/>
    <w:rsid w:val="008718D3"/>
    <w:rsid w:val="008748DF"/>
    <w:rsid w:val="0087681E"/>
    <w:rsid w:val="00876C4F"/>
    <w:rsid w:val="00877A99"/>
    <w:rsid w:val="00877FA9"/>
    <w:rsid w:val="00877FAE"/>
    <w:rsid w:val="008843C0"/>
    <w:rsid w:val="00885604"/>
    <w:rsid w:val="0089006E"/>
    <w:rsid w:val="00890411"/>
    <w:rsid w:val="008908AB"/>
    <w:rsid w:val="008955D5"/>
    <w:rsid w:val="008962F9"/>
    <w:rsid w:val="00896EB3"/>
    <w:rsid w:val="008A6E5B"/>
    <w:rsid w:val="008B0467"/>
    <w:rsid w:val="008B1515"/>
    <w:rsid w:val="008B30B2"/>
    <w:rsid w:val="008B359E"/>
    <w:rsid w:val="008B766C"/>
    <w:rsid w:val="008B7AEC"/>
    <w:rsid w:val="008C7DE5"/>
    <w:rsid w:val="008D0871"/>
    <w:rsid w:val="008D0E95"/>
    <w:rsid w:val="008D1E87"/>
    <w:rsid w:val="008D3FC5"/>
    <w:rsid w:val="008D5ECD"/>
    <w:rsid w:val="008D6199"/>
    <w:rsid w:val="008E0182"/>
    <w:rsid w:val="008E06A2"/>
    <w:rsid w:val="008E0B26"/>
    <w:rsid w:val="008E0EC9"/>
    <w:rsid w:val="008E1401"/>
    <w:rsid w:val="008E3559"/>
    <w:rsid w:val="008E3CCF"/>
    <w:rsid w:val="008E4F8B"/>
    <w:rsid w:val="008E6B41"/>
    <w:rsid w:val="008F14C2"/>
    <w:rsid w:val="008F2929"/>
    <w:rsid w:val="008F3C69"/>
    <w:rsid w:val="008F4943"/>
    <w:rsid w:val="008F4D4F"/>
    <w:rsid w:val="008F7916"/>
    <w:rsid w:val="00900A37"/>
    <w:rsid w:val="00901D35"/>
    <w:rsid w:val="0090201C"/>
    <w:rsid w:val="00902EF2"/>
    <w:rsid w:val="00904E6F"/>
    <w:rsid w:val="00905C02"/>
    <w:rsid w:val="00906160"/>
    <w:rsid w:val="00911A7F"/>
    <w:rsid w:val="00911B3D"/>
    <w:rsid w:val="00916A12"/>
    <w:rsid w:val="009200F3"/>
    <w:rsid w:val="00920DF5"/>
    <w:rsid w:val="009213C1"/>
    <w:rsid w:val="00921ECA"/>
    <w:rsid w:val="009236A3"/>
    <w:rsid w:val="00923C8F"/>
    <w:rsid w:val="009246CF"/>
    <w:rsid w:val="0092470F"/>
    <w:rsid w:val="009267D6"/>
    <w:rsid w:val="00932187"/>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7CB5"/>
    <w:rsid w:val="00970934"/>
    <w:rsid w:val="0097344F"/>
    <w:rsid w:val="009743E0"/>
    <w:rsid w:val="00974897"/>
    <w:rsid w:val="009753F5"/>
    <w:rsid w:val="00975AA3"/>
    <w:rsid w:val="00983BE3"/>
    <w:rsid w:val="009857AA"/>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0757"/>
    <w:rsid w:val="009B3C85"/>
    <w:rsid w:val="009B3FDA"/>
    <w:rsid w:val="009B4ABA"/>
    <w:rsid w:val="009B5BD6"/>
    <w:rsid w:val="009C2D33"/>
    <w:rsid w:val="009D0203"/>
    <w:rsid w:val="009D283D"/>
    <w:rsid w:val="009E00A4"/>
    <w:rsid w:val="009E2EBE"/>
    <w:rsid w:val="009E4306"/>
    <w:rsid w:val="009E4BFC"/>
    <w:rsid w:val="009F0886"/>
    <w:rsid w:val="009F0B97"/>
    <w:rsid w:val="009F46B5"/>
    <w:rsid w:val="009F526F"/>
    <w:rsid w:val="009F5919"/>
    <w:rsid w:val="009F61A1"/>
    <w:rsid w:val="009F7D82"/>
    <w:rsid w:val="00A00695"/>
    <w:rsid w:val="00A00B44"/>
    <w:rsid w:val="00A03EB0"/>
    <w:rsid w:val="00A04790"/>
    <w:rsid w:val="00A06F38"/>
    <w:rsid w:val="00A10929"/>
    <w:rsid w:val="00A12349"/>
    <w:rsid w:val="00A16DC4"/>
    <w:rsid w:val="00A16E22"/>
    <w:rsid w:val="00A17FB0"/>
    <w:rsid w:val="00A2082E"/>
    <w:rsid w:val="00A20932"/>
    <w:rsid w:val="00A2241B"/>
    <w:rsid w:val="00A25081"/>
    <w:rsid w:val="00A2550F"/>
    <w:rsid w:val="00A2685A"/>
    <w:rsid w:val="00A27136"/>
    <w:rsid w:val="00A30BB1"/>
    <w:rsid w:val="00A30C73"/>
    <w:rsid w:val="00A3455D"/>
    <w:rsid w:val="00A35C2A"/>
    <w:rsid w:val="00A36098"/>
    <w:rsid w:val="00A37416"/>
    <w:rsid w:val="00A37419"/>
    <w:rsid w:val="00A459CF"/>
    <w:rsid w:val="00A461BA"/>
    <w:rsid w:val="00A47692"/>
    <w:rsid w:val="00A50E1B"/>
    <w:rsid w:val="00A52FEB"/>
    <w:rsid w:val="00A53B9A"/>
    <w:rsid w:val="00A575CC"/>
    <w:rsid w:val="00A604D2"/>
    <w:rsid w:val="00A65092"/>
    <w:rsid w:val="00A67B07"/>
    <w:rsid w:val="00A67D7A"/>
    <w:rsid w:val="00A75059"/>
    <w:rsid w:val="00A761F4"/>
    <w:rsid w:val="00A76C6C"/>
    <w:rsid w:val="00A82B30"/>
    <w:rsid w:val="00A8356B"/>
    <w:rsid w:val="00A83F1A"/>
    <w:rsid w:val="00A84E24"/>
    <w:rsid w:val="00A85B5B"/>
    <w:rsid w:val="00A878FA"/>
    <w:rsid w:val="00A903B5"/>
    <w:rsid w:val="00A97CA1"/>
    <w:rsid w:val="00AA0D6C"/>
    <w:rsid w:val="00AA115D"/>
    <w:rsid w:val="00AA1214"/>
    <w:rsid w:val="00AA377D"/>
    <w:rsid w:val="00AA4145"/>
    <w:rsid w:val="00AA53B9"/>
    <w:rsid w:val="00AA55FD"/>
    <w:rsid w:val="00AA5CA0"/>
    <w:rsid w:val="00AA6003"/>
    <w:rsid w:val="00AA60B6"/>
    <w:rsid w:val="00AB44A6"/>
    <w:rsid w:val="00AB76A0"/>
    <w:rsid w:val="00AB7E98"/>
    <w:rsid w:val="00AC118E"/>
    <w:rsid w:val="00AC198C"/>
    <w:rsid w:val="00AC1AD5"/>
    <w:rsid w:val="00AC22B7"/>
    <w:rsid w:val="00AC2A50"/>
    <w:rsid w:val="00AC43DB"/>
    <w:rsid w:val="00AC4BBC"/>
    <w:rsid w:val="00AC62D8"/>
    <w:rsid w:val="00AC7EFD"/>
    <w:rsid w:val="00AD02B1"/>
    <w:rsid w:val="00AD07DC"/>
    <w:rsid w:val="00AD75E2"/>
    <w:rsid w:val="00AD7685"/>
    <w:rsid w:val="00AD786A"/>
    <w:rsid w:val="00AE0C8C"/>
    <w:rsid w:val="00AE240C"/>
    <w:rsid w:val="00AE3665"/>
    <w:rsid w:val="00AE3687"/>
    <w:rsid w:val="00AE3ECA"/>
    <w:rsid w:val="00AF126B"/>
    <w:rsid w:val="00AF1711"/>
    <w:rsid w:val="00AF3399"/>
    <w:rsid w:val="00AF5570"/>
    <w:rsid w:val="00AF5812"/>
    <w:rsid w:val="00AF641E"/>
    <w:rsid w:val="00B00B86"/>
    <w:rsid w:val="00B01B84"/>
    <w:rsid w:val="00B06E38"/>
    <w:rsid w:val="00B10AD1"/>
    <w:rsid w:val="00B10CF5"/>
    <w:rsid w:val="00B1642D"/>
    <w:rsid w:val="00B207F2"/>
    <w:rsid w:val="00B20B6A"/>
    <w:rsid w:val="00B21052"/>
    <w:rsid w:val="00B215F8"/>
    <w:rsid w:val="00B24AB6"/>
    <w:rsid w:val="00B314DB"/>
    <w:rsid w:val="00B346B5"/>
    <w:rsid w:val="00B34714"/>
    <w:rsid w:val="00B3508E"/>
    <w:rsid w:val="00B358D1"/>
    <w:rsid w:val="00B35E35"/>
    <w:rsid w:val="00B370EE"/>
    <w:rsid w:val="00B37371"/>
    <w:rsid w:val="00B41DF3"/>
    <w:rsid w:val="00B41E17"/>
    <w:rsid w:val="00B50F66"/>
    <w:rsid w:val="00B51350"/>
    <w:rsid w:val="00B5205E"/>
    <w:rsid w:val="00B52372"/>
    <w:rsid w:val="00B535E5"/>
    <w:rsid w:val="00B56330"/>
    <w:rsid w:val="00B57DD8"/>
    <w:rsid w:val="00B61336"/>
    <w:rsid w:val="00B61FB3"/>
    <w:rsid w:val="00B62BA9"/>
    <w:rsid w:val="00B62D70"/>
    <w:rsid w:val="00B649AF"/>
    <w:rsid w:val="00B64A71"/>
    <w:rsid w:val="00B70353"/>
    <w:rsid w:val="00B70528"/>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22D4"/>
    <w:rsid w:val="00BB456B"/>
    <w:rsid w:val="00BB4BF5"/>
    <w:rsid w:val="00BB5622"/>
    <w:rsid w:val="00BB5991"/>
    <w:rsid w:val="00BB6F96"/>
    <w:rsid w:val="00BC0637"/>
    <w:rsid w:val="00BC09A7"/>
    <w:rsid w:val="00BC1778"/>
    <w:rsid w:val="00BC5354"/>
    <w:rsid w:val="00BC5D4E"/>
    <w:rsid w:val="00BC748E"/>
    <w:rsid w:val="00BD040B"/>
    <w:rsid w:val="00BD205E"/>
    <w:rsid w:val="00BD239E"/>
    <w:rsid w:val="00BD29B5"/>
    <w:rsid w:val="00BD3FBD"/>
    <w:rsid w:val="00BD477B"/>
    <w:rsid w:val="00BD77DB"/>
    <w:rsid w:val="00BE2CAC"/>
    <w:rsid w:val="00BE3350"/>
    <w:rsid w:val="00BE3793"/>
    <w:rsid w:val="00BE387A"/>
    <w:rsid w:val="00BF1B9F"/>
    <w:rsid w:val="00BF240C"/>
    <w:rsid w:val="00BF3FC8"/>
    <w:rsid w:val="00BF4FF2"/>
    <w:rsid w:val="00BF557D"/>
    <w:rsid w:val="00BF6042"/>
    <w:rsid w:val="00BF7B8E"/>
    <w:rsid w:val="00C007EE"/>
    <w:rsid w:val="00C01861"/>
    <w:rsid w:val="00C03D05"/>
    <w:rsid w:val="00C04982"/>
    <w:rsid w:val="00C05287"/>
    <w:rsid w:val="00C055F4"/>
    <w:rsid w:val="00C05E79"/>
    <w:rsid w:val="00C17103"/>
    <w:rsid w:val="00C20BE4"/>
    <w:rsid w:val="00C21F4F"/>
    <w:rsid w:val="00C25C96"/>
    <w:rsid w:val="00C25D9D"/>
    <w:rsid w:val="00C2756C"/>
    <w:rsid w:val="00C3072A"/>
    <w:rsid w:val="00C307DB"/>
    <w:rsid w:val="00C32F94"/>
    <w:rsid w:val="00C371D6"/>
    <w:rsid w:val="00C4058E"/>
    <w:rsid w:val="00C4222B"/>
    <w:rsid w:val="00C42B65"/>
    <w:rsid w:val="00C46DD6"/>
    <w:rsid w:val="00C47963"/>
    <w:rsid w:val="00C502F6"/>
    <w:rsid w:val="00C50D48"/>
    <w:rsid w:val="00C50EB5"/>
    <w:rsid w:val="00C53AD6"/>
    <w:rsid w:val="00C54EA2"/>
    <w:rsid w:val="00C55AD6"/>
    <w:rsid w:val="00C55C43"/>
    <w:rsid w:val="00C56FEE"/>
    <w:rsid w:val="00C57995"/>
    <w:rsid w:val="00C62DA5"/>
    <w:rsid w:val="00C647C0"/>
    <w:rsid w:val="00C64C9D"/>
    <w:rsid w:val="00C677BE"/>
    <w:rsid w:val="00C67E1D"/>
    <w:rsid w:val="00C7045D"/>
    <w:rsid w:val="00C7242D"/>
    <w:rsid w:val="00C735FC"/>
    <w:rsid w:val="00C74D57"/>
    <w:rsid w:val="00C77AD1"/>
    <w:rsid w:val="00C77C56"/>
    <w:rsid w:val="00C84633"/>
    <w:rsid w:val="00C86F36"/>
    <w:rsid w:val="00C876C2"/>
    <w:rsid w:val="00C91784"/>
    <w:rsid w:val="00C91980"/>
    <w:rsid w:val="00C91CD5"/>
    <w:rsid w:val="00C9287A"/>
    <w:rsid w:val="00C93FFA"/>
    <w:rsid w:val="00C94637"/>
    <w:rsid w:val="00CA153B"/>
    <w:rsid w:val="00CA47A7"/>
    <w:rsid w:val="00CA4D4D"/>
    <w:rsid w:val="00CA61E1"/>
    <w:rsid w:val="00CA65E6"/>
    <w:rsid w:val="00CA6EDD"/>
    <w:rsid w:val="00CA7AED"/>
    <w:rsid w:val="00CA7D0B"/>
    <w:rsid w:val="00CB1DDD"/>
    <w:rsid w:val="00CB3B77"/>
    <w:rsid w:val="00CB45C4"/>
    <w:rsid w:val="00CB664A"/>
    <w:rsid w:val="00CC1013"/>
    <w:rsid w:val="00CC785D"/>
    <w:rsid w:val="00CD07C0"/>
    <w:rsid w:val="00CD0D06"/>
    <w:rsid w:val="00CD2773"/>
    <w:rsid w:val="00CD3577"/>
    <w:rsid w:val="00CD363D"/>
    <w:rsid w:val="00CD5132"/>
    <w:rsid w:val="00CE0816"/>
    <w:rsid w:val="00CE13AB"/>
    <w:rsid w:val="00CE1625"/>
    <w:rsid w:val="00CE187A"/>
    <w:rsid w:val="00CE4D2B"/>
    <w:rsid w:val="00CE5ACC"/>
    <w:rsid w:val="00CF2932"/>
    <w:rsid w:val="00CF5A34"/>
    <w:rsid w:val="00CF5B8D"/>
    <w:rsid w:val="00CF668C"/>
    <w:rsid w:val="00D003E9"/>
    <w:rsid w:val="00D00D92"/>
    <w:rsid w:val="00D00F8E"/>
    <w:rsid w:val="00D01A9A"/>
    <w:rsid w:val="00D01AAE"/>
    <w:rsid w:val="00D0380E"/>
    <w:rsid w:val="00D038BD"/>
    <w:rsid w:val="00D03B7E"/>
    <w:rsid w:val="00D06D31"/>
    <w:rsid w:val="00D07727"/>
    <w:rsid w:val="00D11715"/>
    <w:rsid w:val="00D119B2"/>
    <w:rsid w:val="00D12BC8"/>
    <w:rsid w:val="00D136B3"/>
    <w:rsid w:val="00D13999"/>
    <w:rsid w:val="00D146C3"/>
    <w:rsid w:val="00D14D6D"/>
    <w:rsid w:val="00D175E9"/>
    <w:rsid w:val="00D176A3"/>
    <w:rsid w:val="00D2073C"/>
    <w:rsid w:val="00D20BDB"/>
    <w:rsid w:val="00D21AA6"/>
    <w:rsid w:val="00D22422"/>
    <w:rsid w:val="00D228D3"/>
    <w:rsid w:val="00D23CE8"/>
    <w:rsid w:val="00D241E4"/>
    <w:rsid w:val="00D257F5"/>
    <w:rsid w:val="00D306C7"/>
    <w:rsid w:val="00D30D07"/>
    <w:rsid w:val="00D31586"/>
    <w:rsid w:val="00D32F57"/>
    <w:rsid w:val="00D34F0D"/>
    <w:rsid w:val="00D37C50"/>
    <w:rsid w:val="00D419D6"/>
    <w:rsid w:val="00D41F6D"/>
    <w:rsid w:val="00D4429F"/>
    <w:rsid w:val="00D46221"/>
    <w:rsid w:val="00D46C01"/>
    <w:rsid w:val="00D46DC1"/>
    <w:rsid w:val="00D47503"/>
    <w:rsid w:val="00D53F42"/>
    <w:rsid w:val="00D544DF"/>
    <w:rsid w:val="00D56A29"/>
    <w:rsid w:val="00D638DA"/>
    <w:rsid w:val="00D639D6"/>
    <w:rsid w:val="00D64A07"/>
    <w:rsid w:val="00D65F50"/>
    <w:rsid w:val="00D662EF"/>
    <w:rsid w:val="00D665AF"/>
    <w:rsid w:val="00D6678F"/>
    <w:rsid w:val="00D669A7"/>
    <w:rsid w:val="00D679E0"/>
    <w:rsid w:val="00D712E1"/>
    <w:rsid w:val="00D71E73"/>
    <w:rsid w:val="00D725E2"/>
    <w:rsid w:val="00D7647E"/>
    <w:rsid w:val="00D77F00"/>
    <w:rsid w:val="00D80D13"/>
    <w:rsid w:val="00D80E52"/>
    <w:rsid w:val="00D8441B"/>
    <w:rsid w:val="00D855BF"/>
    <w:rsid w:val="00D934AB"/>
    <w:rsid w:val="00D936A0"/>
    <w:rsid w:val="00D9466C"/>
    <w:rsid w:val="00D972D9"/>
    <w:rsid w:val="00DA189C"/>
    <w:rsid w:val="00DA1D46"/>
    <w:rsid w:val="00DA2E34"/>
    <w:rsid w:val="00DA5E29"/>
    <w:rsid w:val="00DA6458"/>
    <w:rsid w:val="00DB262D"/>
    <w:rsid w:val="00DB4895"/>
    <w:rsid w:val="00DB6963"/>
    <w:rsid w:val="00DC1293"/>
    <w:rsid w:val="00DC1A7B"/>
    <w:rsid w:val="00DC1AAC"/>
    <w:rsid w:val="00DC1F45"/>
    <w:rsid w:val="00DC28D9"/>
    <w:rsid w:val="00DC2C77"/>
    <w:rsid w:val="00DC7138"/>
    <w:rsid w:val="00DC7318"/>
    <w:rsid w:val="00DC7B63"/>
    <w:rsid w:val="00DC7EEB"/>
    <w:rsid w:val="00DD046A"/>
    <w:rsid w:val="00DE2C72"/>
    <w:rsid w:val="00DE311B"/>
    <w:rsid w:val="00DE3896"/>
    <w:rsid w:val="00DE419C"/>
    <w:rsid w:val="00DE4901"/>
    <w:rsid w:val="00DE4C73"/>
    <w:rsid w:val="00DE5B8B"/>
    <w:rsid w:val="00DE664E"/>
    <w:rsid w:val="00DE749C"/>
    <w:rsid w:val="00DE7871"/>
    <w:rsid w:val="00E01597"/>
    <w:rsid w:val="00E02324"/>
    <w:rsid w:val="00E03200"/>
    <w:rsid w:val="00E035C7"/>
    <w:rsid w:val="00E041FF"/>
    <w:rsid w:val="00E05885"/>
    <w:rsid w:val="00E05E6F"/>
    <w:rsid w:val="00E06441"/>
    <w:rsid w:val="00E100F7"/>
    <w:rsid w:val="00E10F16"/>
    <w:rsid w:val="00E11C87"/>
    <w:rsid w:val="00E1250F"/>
    <w:rsid w:val="00E14F2B"/>
    <w:rsid w:val="00E15DED"/>
    <w:rsid w:val="00E15FC9"/>
    <w:rsid w:val="00E22BD8"/>
    <w:rsid w:val="00E233C2"/>
    <w:rsid w:val="00E23C5D"/>
    <w:rsid w:val="00E30C92"/>
    <w:rsid w:val="00E31EA6"/>
    <w:rsid w:val="00E330E6"/>
    <w:rsid w:val="00E334C2"/>
    <w:rsid w:val="00E33E72"/>
    <w:rsid w:val="00E365AA"/>
    <w:rsid w:val="00E36B44"/>
    <w:rsid w:val="00E43A3D"/>
    <w:rsid w:val="00E45825"/>
    <w:rsid w:val="00E53FF4"/>
    <w:rsid w:val="00E54C82"/>
    <w:rsid w:val="00E5635F"/>
    <w:rsid w:val="00E61637"/>
    <w:rsid w:val="00E61A76"/>
    <w:rsid w:val="00E62383"/>
    <w:rsid w:val="00E62744"/>
    <w:rsid w:val="00E63C0E"/>
    <w:rsid w:val="00E64CA5"/>
    <w:rsid w:val="00E66A1F"/>
    <w:rsid w:val="00E6743E"/>
    <w:rsid w:val="00E675C4"/>
    <w:rsid w:val="00E72194"/>
    <w:rsid w:val="00E732DF"/>
    <w:rsid w:val="00E75A9C"/>
    <w:rsid w:val="00E75C2C"/>
    <w:rsid w:val="00E76588"/>
    <w:rsid w:val="00E76DA9"/>
    <w:rsid w:val="00E800D7"/>
    <w:rsid w:val="00E81D55"/>
    <w:rsid w:val="00E81F93"/>
    <w:rsid w:val="00E82D99"/>
    <w:rsid w:val="00E8344B"/>
    <w:rsid w:val="00E847E6"/>
    <w:rsid w:val="00E86CDF"/>
    <w:rsid w:val="00E87772"/>
    <w:rsid w:val="00E90A2D"/>
    <w:rsid w:val="00E915E7"/>
    <w:rsid w:val="00EA15B3"/>
    <w:rsid w:val="00EA182B"/>
    <w:rsid w:val="00EA2954"/>
    <w:rsid w:val="00EA2F16"/>
    <w:rsid w:val="00EB1389"/>
    <w:rsid w:val="00EB1DDB"/>
    <w:rsid w:val="00EB27EE"/>
    <w:rsid w:val="00EB2AD7"/>
    <w:rsid w:val="00EB5CB1"/>
    <w:rsid w:val="00EB65BC"/>
    <w:rsid w:val="00EC028B"/>
    <w:rsid w:val="00EC061D"/>
    <w:rsid w:val="00EC36DE"/>
    <w:rsid w:val="00EC599D"/>
    <w:rsid w:val="00EC7278"/>
    <w:rsid w:val="00ED2CC8"/>
    <w:rsid w:val="00ED5551"/>
    <w:rsid w:val="00ED5ED0"/>
    <w:rsid w:val="00EE34F7"/>
    <w:rsid w:val="00EE36FB"/>
    <w:rsid w:val="00EF19FA"/>
    <w:rsid w:val="00EF2F91"/>
    <w:rsid w:val="00EF3CA7"/>
    <w:rsid w:val="00EF3F17"/>
    <w:rsid w:val="00EF43ED"/>
    <w:rsid w:val="00EF4EC0"/>
    <w:rsid w:val="00EF5132"/>
    <w:rsid w:val="00EF70E3"/>
    <w:rsid w:val="00EF7C15"/>
    <w:rsid w:val="00F0025C"/>
    <w:rsid w:val="00F07D09"/>
    <w:rsid w:val="00F20F9F"/>
    <w:rsid w:val="00F21126"/>
    <w:rsid w:val="00F24116"/>
    <w:rsid w:val="00F27CF8"/>
    <w:rsid w:val="00F303DE"/>
    <w:rsid w:val="00F30A29"/>
    <w:rsid w:val="00F30A8B"/>
    <w:rsid w:val="00F31E50"/>
    <w:rsid w:val="00F33121"/>
    <w:rsid w:val="00F3335F"/>
    <w:rsid w:val="00F33D4E"/>
    <w:rsid w:val="00F35EAF"/>
    <w:rsid w:val="00F36CA8"/>
    <w:rsid w:val="00F36D03"/>
    <w:rsid w:val="00F3765F"/>
    <w:rsid w:val="00F3795F"/>
    <w:rsid w:val="00F412D2"/>
    <w:rsid w:val="00F4252A"/>
    <w:rsid w:val="00F42A88"/>
    <w:rsid w:val="00F43A17"/>
    <w:rsid w:val="00F52DD4"/>
    <w:rsid w:val="00F54948"/>
    <w:rsid w:val="00F54F25"/>
    <w:rsid w:val="00F6135B"/>
    <w:rsid w:val="00F6575E"/>
    <w:rsid w:val="00F66C31"/>
    <w:rsid w:val="00F7024C"/>
    <w:rsid w:val="00F73076"/>
    <w:rsid w:val="00F75CCD"/>
    <w:rsid w:val="00F80FDC"/>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1F8"/>
    <w:rsid w:val="00FB36F8"/>
    <w:rsid w:val="00FB7038"/>
    <w:rsid w:val="00FC14D6"/>
    <w:rsid w:val="00FC2765"/>
    <w:rsid w:val="00FC2D62"/>
    <w:rsid w:val="00FC30C7"/>
    <w:rsid w:val="00FC3C64"/>
    <w:rsid w:val="00FC3F73"/>
    <w:rsid w:val="00FC4D5B"/>
    <w:rsid w:val="00FC4FCD"/>
    <w:rsid w:val="00FC70FA"/>
    <w:rsid w:val="00FC72D4"/>
    <w:rsid w:val="00FD0D64"/>
    <w:rsid w:val="00FD157A"/>
    <w:rsid w:val="00FD1C09"/>
    <w:rsid w:val="00FD31CF"/>
    <w:rsid w:val="00FD33AE"/>
    <w:rsid w:val="00FD4959"/>
    <w:rsid w:val="00FE269B"/>
    <w:rsid w:val="00FE2AA3"/>
    <w:rsid w:val="00FE5A85"/>
    <w:rsid w:val="00FF0243"/>
    <w:rsid w:val="00FF088B"/>
    <w:rsid w:val="00FF11B4"/>
    <w:rsid w:val="00FF6F72"/>
    <w:rsid w:val="59BF3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12"/>
        <o:r id="V:Rule2" type="connector" idref="#直接箭头连接符 6"/>
        <o:r id="V:Rule3" type="connector" idref="#直接箭头连接符 4"/>
        <o:r id="V:Rule4" type="connector" idref="#直接箭头连接符 8"/>
        <o:r id="V:Rule5" type="connector" idref="#直接箭头连接符 1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4D30D2"/>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4"/>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link w:val="2Char"/>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link w:val="3Char"/>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3"/>
      </w:numPr>
      <w:spacing w:beforeLines="0" w:before="0"/>
      <w:ind w:left="828" w:hanging="363"/>
      <w:outlineLvl w:val="3"/>
    </w:pPr>
    <w:rPr>
      <w:sz w:val="24"/>
    </w:rPr>
  </w:style>
  <w:style w:type="paragraph" w:styleId="5">
    <w:name w:val="heading 5"/>
    <w:basedOn w:val="4"/>
    <w:next w:val="a0"/>
    <w:qFormat/>
    <w:pPr>
      <w:numPr>
        <w:ilvl w:val="4"/>
        <w:numId w:val="1"/>
      </w:numPr>
      <w:ind w:left="1060" w:hanging="595"/>
      <w:outlineLvl w:val="4"/>
    </w:pPr>
    <w:rPr>
      <w:bCs w:val="0"/>
      <w:szCs w:val="28"/>
    </w:rPr>
  </w:style>
  <w:style w:type="paragraph" w:styleId="60">
    <w:name w:val="heading 6"/>
    <w:basedOn w:val="5"/>
    <w:next w:val="a0"/>
    <w:qFormat/>
    <w:pPr>
      <w:numPr>
        <w:ilvl w:val="5"/>
        <w:numId w:val="5"/>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Pr>
      <w:color w:val="000033"/>
      <w:sz w:val="17"/>
      <w:szCs w:val="17"/>
    </w:rPr>
  </w:style>
  <w:style w:type="character" w:styleId="a4">
    <w:name w:val="footnote reference"/>
    <w:semiHidden/>
    <w:rPr>
      <w:vertAlign w:val="superscript"/>
    </w:rPr>
  </w:style>
  <w:style w:type="character" w:styleId="a5">
    <w:name w:val="page number"/>
    <w:basedOn w:val="a1"/>
  </w:style>
  <w:style w:type="character" w:styleId="a6">
    <w:name w:val="Hyperlink"/>
    <w:uiPriority w:val="99"/>
    <w:rPr>
      <w:color w:val="0000FF"/>
      <w:u w:val="single"/>
    </w:rPr>
  </w:style>
  <w:style w:type="character" w:customStyle="1" w:styleId="MTEquationSection">
    <w:name w:val="MTEquationSection"/>
    <w:rPr>
      <w:b/>
      <w:vanish w:val="0"/>
      <w:color w:val="FF0000"/>
    </w:rPr>
  </w:style>
  <w:style w:type="paragraph" w:customStyle="1" w:styleId="6">
    <w:name w:val="标题6"/>
    <w:basedOn w:val="a0"/>
    <w:pPr>
      <w:numPr>
        <w:numId w:val="1"/>
      </w:numPr>
      <w:ind w:firstLineChars="0" w:firstLine="0"/>
    </w:pPr>
  </w:style>
  <w:style w:type="paragraph" w:customStyle="1" w:styleId="CONTENTS">
    <w:name w:val="CONTENTS"/>
    <w:basedOn w:val="a7"/>
    <w:pPr>
      <w:tabs>
        <w:tab w:val="right" w:leader="dot" w:pos="8971"/>
      </w:tabs>
      <w:spacing w:beforeLines="0" w:before="0" w:afterLines="0" w:after="0" w:line="288" w:lineRule="auto"/>
      <w:ind w:firstLineChars="0" w:firstLine="0"/>
    </w:pPr>
  </w:style>
  <w:style w:type="paragraph" w:customStyle="1" w:styleId="a7">
    <w:name w:val="公式"/>
    <w:basedOn w:val="a0"/>
    <w:next w:val="a0"/>
    <w:pPr>
      <w:tabs>
        <w:tab w:val="right" w:pos="8971"/>
      </w:tabs>
      <w:spacing w:beforeLines="50" w:before="120" w:afterLines="50" w:after="120" w:line="240" w:lineRule="auto"/>
      <w:ind w:firstLine="480"/>
      <w:jc w:val="right"/>
    </w:pPr>
  </w:style>
  <w:style w:type="paragraph" w:customStyle="1" w:styleId="a8">
    <w:name w:val="图表题注"/>
    <w:basedOn w:val="a0"/>
    <w:next w:val="a0"/>
    <w:pPr>
      <w:spacing w:beforeLines="50" w:before="50" w:afterLines="50" w:after="50"/>
      <w:ind w:firstLineChars="0" w:firstLine="0"/>
      <w:jc w:val="center"/>
    </w:pPr>
    <w:rPr>
      <w:sz w:val="21"/>
    </w:rPr>
  </w:style>
  <w:style w:type="paragraph" w:styleId="20">
    <w:name w:val="toc 2"/>
    <w:basedOn w:val="a0"/>
    <w:next w:val="a0"/>
    <w:uiPriority w:val="39"/>
    <w:pPr>
      <w:ind w:leftChars="100" w:left="100" w:firstLineChars="0" w:firstLine="0"/>
    </w:pPr>
  </w:style>
  <w:style w:type="paragraph" w:styleId="40">
    <w:name w:val="toc 4"/>
    <w:basedOn w:val="a0"/>
    <w:next w:val="a0"/>
    <w:semiHidden/>
    <w:pPr>
      <w:ind w:leftChars="400" w:left="400" w:firstLineChars="0" w:firstLine="0"/>
    </w:pPr>
  </w:style>
  <w:style w:type="paragraph" w:styleId="a9">
    <w:name w:val="Date"/>
    <w:basedOn w:val="a0"/>
    <w:next w:val="a0"/>
    <w:pPr>
      <w:ind w:firstLineChars="0" w:firstLine="0"/>
    </w:pPr>
    <w:rPr>
      <w:sz w:val="21"/>
      <w:szCs w:val="20"/>
    </w:rPr>
  </w:style>
  <w:style w:type="paragraph" w:styleId="aa">
    <w:name w:val="footnote text"/>
    <w:basedOn w:val="a0"/>
    <w:semiHidden/>
    <w:pPr>
      <w:snapToGrid w:val="0"/>
      <w:ind w:firstLineChars="0" w:firstLine="0"/>
      <w:jc w:val="left"/>
    </w:pPr>
    <w:rPr>
      <w:sz w:val="18"/>
      <w:szCs w:val="18"/>
    </w:rPr>
  </w:style>
  <w:style w:type="paragraph" w:styleId="ab">
    <w:name w:val="Body Text"/>
    <w:basedOn w:val="a0"/>
    <w:pPr>
      <w:spacing w:after="120"/>
      <w:ind w:firstLineChars="0" w:firstLine="0"/>
    </w:pPr>
    <w:rPr>
      <w:sz w:val="13"/>
      <w:szCs w:val="20"/>
    </w:rPr>
  </w:style>
  <w:style w:type="paragraph" w:styleId="10">
    <w:name w:val="toc 1"/>
    <w:basedOn w:val="a0"/>
    <w:next w:val="a0"/>
    <w:uiPriority w:val="39"/>
    <w:pPr>
      <w:ind w:firstLineChars="0" w:firstLine="0"/>
    </w:pPr>
  </w:style>
  <w:style w:type="paragraph" w:styleId="ac">
    <w:name w:val="header"/>
    <w:basedOn w:val="a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pPr>
      <w:numPr>
        <w:numId w:val="2"/>
      </w:numPr>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pPr>
      <w:shd w:val="clear" w:color="auto" w:fill="000080"/>
    </w:pPr>
  </w:style>
  <w:style w:type="paragraph" w:styleId="ae">
    <w:name w:val="Title"/>
    <w:basedOn w:val="a0"/>
    <w:qFormat/>
    <w:pPr>
      <w:spacing w:before="240" w:after="60"/>
      <w:jc w:val="center"/>
      <w:outlineLvl w:val="0"/>
    </w:pPr>
    <w:rPr>
      <w:rFonts w:ascii="Arial" w:hAnsi="Arial" w:cs="Arial"/>
      <w:b/>
      <w:bCs/>
      <w:sz w:val="32"/>
      <w:szCs w:val="32"/>
    </w:rPr>
  </w:style>
  <w:style w:type="paragraph" w:styleId="30">
    <w:name w:val="toc 3"/>
    <w:basedOn w:val="a0"/>
    <w:next w:val="a0"/>
    <w:uiPriority w:val="39"/>
    <w:pPr>
      <w:ind w:leftChars="200" w:left="200" w:firstLineChars="0" w:firstLine="0"/>
    </w:pPr>
  </w:style>
  <w:style w:type="paragraph" w:customStyle="1" w:styleId="af">
    <w:name w:val="目录标题"/>
    <w:basedOn w:val="a0"/>
    <w:pPr>
      <w:spacing w:beforeLines="300" w:before="720" w:afterLines="200" w:after="480"/>
      <w:ind w:firstLineChars="0" w:firstLine="0"/>
      <w:jc w:val="center"/>
    </w:pPr>
    <w:rPr>
      <w:sz w:val="32"/>
      <w:szCs w:val="32"/>
    </w:rPr>
  </w:style>
  <w:style w:type="paragraph" w:styleId="af0">
    <w:name w:val="Plain Text"/>
    <w:basedOn w:val="a0"/>
    <w:pPr>
      <w:ind w:left="492" w:firstLineChars="0" w:firstLine="0"/>
      <w:outlineLvl w:val="0"/>
    </w:pPr>
    <w:rPr>
      <w:rFonts w:ascii="宋体" w:hAnsi="Courier New"/>
      <w:sz w:val="21"/>
      <w:szCs w:val="20"/>
    </w:rPr>
  </w:style>
  <w:style w:type="paragraph" w:styleId="af1">
    <w:name w:val="footer"/>
    <w:basedOn w:val="a0"/>
    <w:pPr>
      <w:tabs>
        <w:tab w:val="center" w:pos="4153"/>
        <w:tab w:val="right" w:pos="8306"/>
      </w:tabs>
      <w:snapToGrid w:val="0"/>
      <w:jc w:val="left"/>
    </w:pPr>
    <w:rPr>
      <w:sz w:val="18"/>
      <w:szCs w:val="18"/>
    </w:rPr>
  </w:style>
  <w:style w:type="paragraph" w:styleId="af2">
    <w:name w:val="caption"/>
    <w:basedOn w:val="a0"/>
    <w:next w:val="a0"/>
    <w:qFormat/>
    <w:pPr>
      <w:spacing w:before="152" w:after="160"/>
    </w:pPr>
    <w:rPr>
      <w:rFonts w:ascii="Arial" w:eastAsia="黑体" w:hAnsi="Arial" w:cs="Arial"/>
      <w:sz w:val="20"/>
      <w:szCs w:val="20"/>
    </w:rPr>
  </w:style>
  <w:style w:type="table" w:styleId="af3">
    <w:name w:val="Table Grid"/>
    <w:basedOn w:val="a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rsid w:val="00741E19"/>
    <w:rPr>
      <w:snapToGrid w:val="0"/>
      <w:kern w:val="44"/>
      <w:sz w:val="30"/>
      <w:szCs w:val="44"/>
    </w:rPr>
  </w:style>
  <w:style w:type="table" w:styleId="31">
    <w:name w:val="Table List 3"/>
    <w:basedOn w:val="a2"/>
    <w:qFormat/>
    <w:rsid w:val="00FD1C09"/>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paragraph" w:customStyle="1" w:styleId="11">
    <w:name w:val="列出段落1"/>
    <w:basedOn w:val="a0"/>
    <w:uiPriority w:val="99"/>
    <w:unhideWhenUsed/>
    <w:qFormat/>
    <w:rsid w:val="00FD1C09"/>
    <w:pPr>
      <w:spacing w:line="240" w:lineRule="auto"/>
      <w:ind w:firstLine="420"/>
    </w:pPr>
    <w:rPr>
      <w:rFonts w:ascii="Calibri" w:hAnsi="Calibri"/>
      <w:sz w:val="21"/>
      <w:szCs w:val="24"/>
    </w:rPr>
  </w:style>
  <w:style w:type="character" w:customStyle="1" w:styleId="3Char">
    <w:name w:val="标题 3 Char"/>
    <w:link w:val="3"/>
    <w:rsid w:val="00905C02"/>
    <w:rPr>
      <w:bCs/>
      <w:snapToGrid w:val="0"/>
      <w:kern w:val="44"/>
      <w:sz w:val="28"/>
      <w:szCs w:val="44"/>
    </w:rPr>
  </w:style>
  <w:style w:type="table" w:customStyle="1" w:styleId="12">
    <w:name w:val="网格型1"/>
    <w:basedOn w:val="a2"/>
    <w:next w:val="af3"/>
    <w:qFormat/>
    <w:rsid w:val="00800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Simple 1"/>
    <w:basedOn w:val="a2"/>
    <w:rsid w:val="0080017B"/>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4">
    <w:name w:val="Table Classic 1"/>
    <w:basedOn w:val="a2"/>
    <w:qFormat/>
    <w:rsid w:val="00850CD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50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50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semiHidden/>
    <w:unhideWhenUsed/>
    <w:qFormat/>
    <w:rsid w:val="00DE7871"/>
    <w:pPr>
      <w:widowControl/>
      <w:numPr>
        <w:numId w:val="0"/>
      </w:numPr>
      <w:spacing w:beforeLines="0" w:before="480" w:afterLines="0" w:after="0" w:line="276" w:lineRule="auto"/>
      <w:jc w:val="left"/>
      <w:outlineLvl w:val="9"/>
    </w:pPr>
    <w:rPr>
      <w:rFonts w:ascii="Cambria" w:hAnsi="Cambria"/>
      <w:b/>
      <w:snapToGrid/>
      <w:color w:val="365F91"/>
      <w:kern w:val="0"/>
      <w:sz w:val="28"/>
      <w:szCs w:val="28"/>
    </w:rPr>
  </w:style>
  <w:style w:type="paragraph" w:styleId="af4">
    <w:name w:val="List Paragraph"/>
    <w:basedOn w:val="a0"/>
    <w:uiPriority w:val="99"/>
    <w:unhideWhenUsed/>
    <w:rsid w:val="006D1DA8"/>
    <w:pPr>
      <w:spacing w:line="240" w:lineRule="auto"/>
      <w:ind w:firstLine="420"/>
    </w:pPr>
    <w:rPr>
      <w:rFonts w:ascii="Calibri" w:hAnsi="Calibri"/>
      <w:sz w:val="21"/>
      <w:szCs w:val="24"/>
    </w:rPr>
  </w:style>
  <w:style w:type="table" w:styleId="af5">
    <w:name w:val="Table Contemporary"/>
    <w:basedOn w:val="a2"/>
    <w:rsid w:val="006D1DA8"/>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EA15B3"/>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B57DD8"/>
    <w:pPr>
      <w:spacing w:line="240" w:lineRule="auto"/>
    </w:pPr>
    <w:rPr>
      <w:sz w:val="18"/>
      <w:szCs w:val="18"/>
    </w:rPr>
  </w:style>
  <w:style w:type="character" w:customStyle="1" w:styleId="Char">
    <w:name w:val="批注框文本 Char"/>
    <w:link w:val="af6"/>
    <w:rsid w:val="00B57DD8"/>
    <w:rPr>
      <w:kern w:val="2"/>
      <w:sz w:val="18"/>
      <w:szCs w:val="18"/>
    </w:rPr>
  </w:style>
  <w:style w:type="character" w:styleId="af7">
    <w:name w:val="Emphasis"/>
    <w:uiPriority w:val="20"/>
    <w:qFormat/>
    <w:rsid w:val="00B57DD8"/>
    <w:rPr>
      <w:i/>
      <w:iCs/>
    </w:rPr>
  </w:style>
  <w:style w:type="character" w:styleId="af8">
    <w:name w:val="annotation reference"/>
    <w:rsid w:val="000822FC"/>
    <w:rPr>
      <w:sz w:val="21"/>
      <w:szCs w:val="21"/>
    </w:rPr>
  </w:style>
  <w:style w:type="paragraph" w:styleId="af9">
    <w:name w:val="annotation text"/>
    <w:basedOn w:val="a0"/>
    <w:link w:val="Char0"/>
    <w:rsid w:val="000822FC"/>
    <w:pPr>
      <w:jc w:val="left"/>
    </w:pPr>
  </w:style>
  <w:style w:type="character" w:customStyle="1" w:styleId="Char0">
    <w:name w:val="批注文字 Char"/>
    <w:link w:val="af9"/>
    <w:rsid w:val="000822FC"/>
    <w:rPr>
      <w:kern w:val="2"/>
      <w:sz w:val="24"/>
      <w:szCs w:val="21"/>
    </w:rPr>
  </w:style>
  <w:style w:type="paragraph" w:styleId="afa">
    <w:name w:val="annotation subject"/>
    <w:basedOn w:val="af9"/>
    <w:next w:val="af9"/>
    <w:link w:val="Char1"/>
    <w:rsid w:val="000822FC"/>
    <w:rPr>
      <w:b/>
      <w:bCs/>
    </w:rPr>
  </w:style>
  <w:style w:type="character" w:customStyle="1" w:styleId="Char1">
    <w:name w:val="批注主题 Char"/>
    <w:link w:val="afa"/>
    <w:rsid w:val="000822FC"/>
    <w:rPr>
      <w:b/>
      <w:bCs/>
      <w:kern w:val="2"/>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wmf"/><Relationship Id="rId21" Type="http://schemas.openxmlformats.org/officeDocument/2006/relationships/footer" Target="footer6.xml"/><Relationship Id="rId42" Type="http://schemas.openxmlformats.org/officeDocument/2006/relationships/image" Target="media/image16.wmf"/><Relationship Id="rId63" Type="http://schemas.openxmlformats.org/officeDocument/2006/relationships/image" Target="media/image36.wmf"/><Relationship Id="rId84" Type="http://schemas.openxmlformats.org/officeDocument/2006/relationships/image" Target="media/image57.wmf"/><Relationship Id="rId138" Type="http://schemas.openxmlformats.org/officeDocument/2006/relationships/oleObject" Target="embeddings/oleObject6.bin"/><Relationship Id="rId159" Type="http://schemas.openxmlformats.org/officeDocument/2006/relationships/header" Target="header12.xml"/><Relationship Id="rId107" Type="http://schemas.openxmlformats.org/officeDocument/2006/relationships/image" Target="media/image80.png"/><Relationship Id="rId11" Type="http://schemas.openxmlformats.org/officeDocument/2006/relationships/header" Target="header2.xml"/><Relationship Id="rId32" Type="http://schemas.openxmlformats.org/officeDocument/2006/relationships/image" Target="media/image6.wmf"/><Relationship Id="rId53" Type="http://schemas.openxmlformats.org/officeDocument/2006/relationships/image" Target="media/image27.wmf"/><Relationship Id="rId74" Type="http://schemas.openxmlformats.org/officeDocument/2006/relationships/image" Target="media/image47.wmf"/><Relationship Id="rId128" Type="http://schemas.openxmlformats.org/officeDocument/2006/relationships/oleObject" Target="embeddings/Microsoft_Excel_97-2003_Worksheet4.xls"/><Relationship Id="rId149" Type="http://schemas.openxmlformats.org/officeDocument/2006/relationships/image" Target="media/image106.png"/><Relationship Id="rId5" Type="http://schemas.openxmlformats.org/officeDocument/2006/relationships/settings" Target="settings.xml"/><Relationship Id="rId95" Type="http://schemas.openxmlformats.org/officeDocument/2006/relationships/image" Target="media/image68.wmf"/><Relationship Id="rId160" Type="http://schemas.openxmlformats.org/officeDocument/2006/relationships/header" Target="header13.xml"/><Relationship Id="rId22" Type="http://schemas.openxmlformats.org/officeDocument/2006/relationships/header" Target="header7.xml"/><Relationship Id="rId43" Type="http://schemas.openxmlformats.org/officeDocument/2006/relationships/image" Target="media/image17.wmf"/><Relationship Id="rId64" Type="http://schemas.openxmlformats.org/officeDocument/2006/relationships/image" Target="media/image37.wmf"/><Relationship Id="rId118" Type="http://schemas.openxmlformats.org/officeDocument/2006/relationships/image" Target="media/image90.wmf"/><Relationship Id="rId139" Type="http://schemas.openxmlformats.org/officeDocument/2006/relationships/image" Target="media/image101.wmf"/><Relationship Id="rId85" Type="http://schemas.openxmlformats.org/officeDocument/2006/relationships/image" Target="media/image58.wmf"/><Relationship Id="rId150" Type="http://schemas.openxmlformats.org/officeDocument/2006/relationships/oleObject" Target="embeddings/Microsoft_Excel_97-2003_Worksheet6.xls"/><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7.wmf"/><Relationship Id="rId38" Type="http://schemas.openxmlformats.org/officeDocument/2006/relationships/image" Target="media/image12.wmf"/><Relationship Id="rId59" Type="http://schemas.openxmlformats.org/officeDocument/2006/relationships/oleObject" Target="embeddings/oleObject1.bin"/><Relationship Id="rId103" Type="http://schemas.openxmlformats.org/officeDocument/2006/relationships/image" Target="media/image76.wmf"/><Relationship Id="rId108" Type="http://schemas.openxmlformats.org/officeDocument/2006/relationships/image" Target="media/image81.png"/><Relationship Id="rId124" Type="http://schemas.openxmlformats.org/officeDocument/2006/relationships/image" Target="media/image93.png"/><Relationship Id="rId129" Type="http://schemas.openxmlformats.org/officeDocument/2006/relationships/image" Target="media/image96.emf"/><Relationship Id="rId54" Type="http://schemas.openxmlformats.org/officeDocument/2006/relationships/image" Target="media/image28.wmf"/><Relationship Id="rId70" Type="http://schemas.openxmlformats.org/officeDocument/2006/relationships/image" Target="media/image43.wmf"/><Relationship Id="rId75" Type="http://schemas.openxmlformats.org/officeDocument/2006/relationships/image" Target="media/image48.png"/><Relationship Id="rId91" Type="http://schemas.openxmlformats.org/officeDocument/2006/relationships/image" Target="media/image64.wmf"/><Relationship Id="rId96" Type="http://schemas.openxmlformats.org/officeDocument/2006/relationships/image" Target="media/image69.png"/><Relationship Id="rId140" Type="http://schemas.openxmlformats.org/officeDocument/2006/relationships/oleObject" Target="embeddings/oleObject7.bin"/><Relationship Id="rId145" Type="http://schemas.openxmlformats.org/officeDocument/2006/relationships/image" Target="media/image104.wmf"/><Relationship Id="rId161" Type="http://schemas.openxmlformats.org/officeDocument/2006/relationships/header" Target="header14.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8.xml"/><Relationship Id="rId28" Type="http://schemas.openxmlformats.org/officeDocument/2006/relationships/comments" Target="comments.xml"/><Relationship Id="rId49" Type="http://schemas.openxmlformats.org/officeDocument/2006/relationships/image" Target="media/image23.wmf"/><Relationship Id="rId114" Type="http://schemas.openxmlformats.org/officeDocument/2006/relationships/image" Target="media/image86.wmf"/><Relationship Id="rId119" Type="http://schemas.openxmlformats.org/officeDocument/2006/relationships/oleObject" Target="embeddings/oleObject2.bin"/><Relationship Id="rId44" Type="http://schemas.openxmlformats.org/officeDocument/2006/relationships/image" Target="media/image18.wmf"/><Relationship Id="rId60" Type="http://schemas.openxmlformats.org/officeDocument/2006/relationships/image" Target="media/image33.wmf"/><Relationship Id="rId65" Type="http://schemas.openxmlformats.org/officeDocument/2006/relationships/image" Target="media/image38.wmf"/><Relationship Id="rId81" Type="http://schemas.openxmlformats.org/officeDocument/2006/relationships/image" Target="media/image54.wmf"/><Relationship Id="rId86" Type="http://schemas.openxmlformats.org/officeDocument/2006/relationships/image" Target="media/image59.wmf"/><Relationship Id="rId130" Type="http://schemas.openxmlformats.org/officeDocument/2006/relationships/oleObject" Target="embeddings/Microsoft_Excel_97-2003_Worksheet5.xls"/><Relationship Id="rId135" Type="http://schemas.openxmlformats.org/officeDocument/2006/relationships/image" Target="media/image99.wmf"/><Relationship Id="rId151" Type="http://schemas.openxmlformats.org/officeDocument/2006/relationships/image" Target="media/image107.png"/><Relationship Id="rId156" Type="http://schemas.openxmlformats.org/officeDocument/2006/relationships/image" Target="media/image110.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3.wmf"/><Relationship Id="rId109" Type="http://schemas.openxmlformats.org/officeDocument/2006/relationships/image" Target="media/image82.wmf"/><Relationship Id="rId34" Type="http://schemas.openxmlformats.org/officeDocument/2006/relationships/image" Target="media/image8.wmf"/><Relationship Id="rId50" Type="http://schemas.openxmlformats.org/officeDocument/2006/relationships/image" Target="media/image24.wmf"/><Relationship Id="rId55" Type="http://schemas.openxmlformats.org/officeDocument/2006/relationships/image" Target="media/image29.wmf"/><Relationship Id="rId76" Type="http://schemas.openxmlformats.org/officeDocument/2006/relationships/image" Target="media/image49.wmf"/><Relationship Id="rId97" Type="http://schemas.openxmlformats.org/officeDocument/2006/relationships/image" Target="media/image70.png"/><Relationship Id="rId104" Type="http://schemas.openxmlformats.org/officeDocument/2006/relationships/image" Target="media/image77.wmf"/><Relationship Id="rId120" Type="http://schemas.openxmlformats.org/officeDocument/2006/relationships/image" Target="media/image91.emf"/><Relationship Id="rId125" Type="http://schemas.openxmlformats.org/officeDocument/2006/relationships/oleObject" Target="embeddings/Microsoft_Excel_97-2003_Worksheet3.xls"/><Relationship Id="rId141" Type="http://schemas.openxmlformats.org/officeDocument/2006/relationships/image" Target="media/image102.wmf"/><Relationship Id="rId146" Type="http://schemas.openxmlformats.org/officeDocument/2006/relationships/oleObject" Target="embeddings/oleObject10.bin"/><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4.wmf"/><Relationship Id="rId92" Type="http://schemas.openxmlformats.org/officeDocument/2006/relationships/image" Target="media/image65.wmf"/><Relationship Id="rId162" Type="http://schemas.openxmlformats.org/officeDocument/2006/relationships/footer" Target="footer8.xml"/><Relationship Id="rId2" Type="http://schemas.openxmlformats.org/officeDocument/2006/relationships/numbering" Target="numbering.xml"/><Relationship Id="rId29" Type="http://schemas.openxmlformats.org/officeDocument/2006/relationships/image" Target="media/image3.wmf"/><Relationship Id="rId24" Type="http://schemas.openxmlformats.org/officeDocument/2006/relationships/footer" Target="footer7.xml"/><Relationship Id="rId40" Type="http://schemas.openxmlformats.org/officeDocument/2006/relationships/image" Target="media/image14.wmf"/><Relationship Id="rId45" Type="http://schemas.openxmlformats.org/officeDocument/2006/relationships/image" Target="media/image19.wmf"/><Relationship Id="rId66" Type="http://schemas.openxmlformats.org/officeDocument/2006/relationships/image" Target="media/image39.wmf"/><Relationship Id="rId87" Type="http://schemas.openxmlformats.org/officeDocument/2006/relationships/image" Target="media/image60.wmf"/><Relationship Id="rId110" Type="http://schemas.openxmlformats.org/officeDocument/2006/relationships/header" Target="header11.xml"/><Relationship Id="rId115" Type="http://schemas.openxmlformats.org/officeDocument/2006/relationships/image" Target="media/image87.wmf"/><Relationship Id="rId131" Type="http://schemas.openxmlformats.org/officeDocument/2006/relationships/image" Target="media/image97.wmf"/><Relationship Id="rId136" Type="http://schemas.openxmlformats.org/officeDocument/2006/relationships/oleObject" Target="embeddings/oleObject5.bin"/><Relationship Id="rId157" Type="http://schemas.openxmlformats.org/officeDocument/2006/relationships/image" Target="media/image111.png"/><Relationship Id="rId61" Type="http://schemas.openxmlformats.org/officeDocument/2006/relationships/image" Target="media/image34.wmf"/><Relationship Id="rId82" Type="http://schemas.openxmlformats.org/officeDocument/2006/relationships/image" Target="media/image55.wmf"/><Relationship Id="rId152" Type="http://schemas.openxmlformats.org/officeDocument/2006/relationships/oleObject" Target="embeddings/Microsoft_Excel_97-2003_Worksheet7.xls"/><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4.wmf"/><Relationship Id="rId35" Type="http://schemas.openxmlformats.org/officeDocument/2006/relationships/image" Target="media/image9.wmf"/><Relationship Id="rId56" Type="http://schemas.openxmlformats.org/officeDocument/2006/relationships/image" Target="media/image30.wmf"/><Relationship Id="rId77" Type="http://schemas.openxmlformats.org/officeDocument/2006/relationships/image" Target="media/image50.wmf"/><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4.png"/><Relationship Id="rId147" Type="http://schemas.openxmlformats.org/officeDocument/2006/relationships/image" Target="media/image105.wmf"/><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45.wmf"/><Relationship Id="rId93" Type="http://schemas.openxmlformats.org/officeDocument/2006/relationships/image" Target="media/image66.wmf"/><Relationship Id="rId98" Type="http://schemas.openxmlformats.org/officeDocument/2006/relationships/image" Target="media/image71.png"/><Relationship Id="rId121" Type="http://schemas.openxmlformats.org/officeDocument/2006/relationships/oleObject" Target="embeddings/Microsoft_Excel_97-2003_Worksheet1.xls"/><Relationship Id="rId142" Type="http://schemas.openxmlformats.org/officeDocument/2006/relationships/oleObject" Target="embeddings/oleObject8.bin"/><Relationship Id="rId163" Type="http://schemas.openxmlformats.org/officeDocument/2006/relationships/footer" Target="footer9.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20.wmf"/><Relationship Id="rId67" Type="http://schemas.openxmlformats.org/officeDocument/2006/relationships/image" Target="media/image40.png"/><Relationship Id="rId116" Type="http://schemas.openxmlformats.org/officeDocument/2006/relationships/image" Target="media/image88.wmf"/><Relationship Id="rId137" Type="http://schemas.openxmlformats.org/officeDocument/2006/relationships/image" Target="media/image100.wmf"/><Relationship Id="rId158" Type="http://schemas.openxmlformats.org/officeDocument/2006/relationships/image" Target="media/image112.png"/><Relationship Id="rId20" Type="http://schemas.openxmlformats.org/officeDocument/2006/relationships/header" Target="header6.xml"/><Relationship Id="rId41" Type="http://schemas.openxmlformats.org/officeDocument/2006/relationships/image" Target="media/image15.wmf"/><Relationship Id="rId62" Type="http://schemas.openxmlformats.org/officeDocument/2006/relationships/image" Target="media/image35.wmf"/><Relationship Id="rId83" Type="http://schemas.openxmlformats.org/officeDocument/2006/relationships/image" Target="media/image56.wmf"/><Relationship Id="rId88" Type="http://schemas.openxmlformats.org/officeDocument/2006/relationships/image" Target="media/image61.wmf"/><Relationship Id="rId111" Type="http://schemas.openxmlformats.org/officeDocument/2006/relationships/image" Target="media/image83.wmf"/><Relationship Id="rId132" Type="http://schemas.openxmlformats.org/officeDocument/2006/relationships/oleObject" Target="embeddings/oleObject3.bin"/><Relationship Id="rId153" Type="http://schemas.openxmlformats.org/officeDocument/2006/relationships/image" Target="media/image108.png"/><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image" Target="media/image31.wmf"/><Relationship Id="rId106" Type="http://schemas.openxmlformats.org/officeDocument/2006/relationships/image" Target="media/image79.png"/><Relationship Id="rId127" Type="http://schemas.openxmlformats.org/officeDocument/2006/relationships/image" Target="media/image95.emf"/><Relationship Id="rId10" Type="http://schemas.openxmlformats.org/officeDocument/2006/relationships/header" Target="header1.xml"/><Relationship Id="rId31" Type="http://schemas.openxmlformats.org/officeDocument/2006/relationships/image" Target="media/image5.wmf"/><Relationship Id="rId52" Type="http://schemas.openxmlformats.org/officeDocument/2006/relationships/image" Target="media/image26.wmf"/><Relationship Id="rId73" Type="http://schemas.openxmlformats.org/officeDocument/2006/relationships/image" Target="media/image46.wmf"/><Relationship Id="rId78" Type="http://schemas.openxmlformats.org/officeDocument/2006/relationships/image" Target="media/image51.wmf"/><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wmf"/><Relationship Id="rId122" Type="http://schemas.openxmlformats.org/officeDocument/2006/relationships/image" Target="media/image92.emf"/><Relationship Id="rId143" Type="http://schemas.openxmlformats.org/officeDocument/2006/relationships/image" Target="media/image103.wmf"/><Relationship Id="rId148" Type="http://schemas.openxmlformats.org/officeDocument/2006/relationships/oleObject" Target="embeddings/oleObject11.bin"/><Relationship Id="rId164" Type="http://schemas.openxmlformats.org/officeDocument/2006/relationships/header" Target="header15.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eader" Target="header10.xml"/><Relationship Id="rId47" Type="http://schemas.openxmlformats.org/officeDocument/2006/relationships/image" Target="media/image21.wmf"/><Relationship Id="rId68" Type="http://schemas.openxmlformats.org/officeDocument/2006/relationships/image" Target="media/image41.wmf"/><Relationship Id="rId89" Type="http://schemas.openxmlformats.org/officeDocument/2006/relationships/image" Target="media/image62.wmf"/><Relationship Id="rId112" Type="http://schemas.openxmlformats.org/officeDocument/2006/relationships/image" Target="media/image84.wmf"/><Relationship Id="rId133" Type="http://schemas.openxmlformats.org/officeDocument/2006/relationships/image" Target="media/image98.wmf"/><Relationship Id="rId154" Type="http://schemas.openxmlformats.org/officeDocument/2006/relationships/oleObject" Target="embeddings/Microsoft_Excel_97-2003_Worksheet8.xls"/><Relationship Id="rId16" Type="http://schemas.openxmlformats.org/officeDocument/2006/relationships/header" Target="header4.xml"/><Relationship Id="rId37" Type="http://schemas.openxmlformats.org/officeDocument/2006/relationships/image" Target="media/image11.wmf"/><Relationship Id="rId58" Type="http://schemas.openxmlformats.org/officeDocument/2006/relationships/image" Target="media/image32.wmf"/><Relationship Id="rId79" Type="http://schemas.openxmlformats.org/officeDocument/2006/relationships/image" Target="media/image52.wmf"/><Relationship Id="rId102" Type="http://schemas.openxmlformats.org/officeDocument/2006/relationships/image" Target="media/image75.wmf"/><Relationship Id="rId123" Type="http://schemas.openxmlformats.org/officeDocument/2006/relationships/oleObject" Target="embeddings/Microsoft_Excel_97-2003_Worksheet2.xls"/><Relationship Id="rId144" Type="http://schemas.openxmlformats.org/officeDocument/2006/relationships/oleObject" Target="embeddings/oleObject9.bin"/><Relationship Id="rId90" Type="http://schemas.openxmlformats.org/officeDocument/2006/relationships/image" Target="media/image63.wmf"/><Relationship Id="rId165" Type="http://schemas.openxmlformats.org/officeDocument/2006/relationships/footer" Target="footer10.xml"/><Relationship Id="rId27" Type="http://schemas.openxmlformats.org/officeDocument/2006/relationships/image" Target="media/image2.png"/><Relationship Id="rId48" Type="http://schemas.openxmlformats.org/officeDocument/2006/relationships/image" Target="media/image22.wmf"/><Relationship Id="rId69" Type="http://schemas.openxmlformats.org/officeDocument/2006/relationships/image" Target="media/image42.wmf"/><Relationship Id="rId113" Type="http://schemas.openxmlformats.org/officeDocument/2006/relationships/image" Target="media/image85.wmf"/><Relationship Id="rId134" Type="http://schemas.openxmlformats.org/officeDocument/2006/relationships/oleObject" Target="embeddings/oleObject4.bin"/><Relationship Id="rId80" Type="http://schemas.openxmlformats.org/officeDocument/2006/relationships/image" Target="media/image53.wmf"/><Relationship Id="rId155" Type="http://schemas.openxmlformats.org/officeDocument/2006/relationships/image" Target="media/image10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527EF-B6FA-401F-82EF-BB2C4F680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672</TotalTime>
  <Pages>67</Pages>
  <Words>9305</Words>
  <Characters>53041</Characters>
  <Application>Microsoft Office Word</Application>
  <DocSecurity>0</DocSecurity>
  <PresentationFormat/>
  <Lines>442</Lines>
  <Paragraphs>124</Paragraphs>
  <Slides>0</Slides>
  <Notes>0</Notes>
  <HiddenSlides>0</HiddenSlides>
  <MMClips>0</MMClips>
  <ScaleCrop>false</ScaleCrop>
  <Company>HKZJZ</Company>
  <LinksUpToDate>false</LinksUpToDate>
  <CharactersWithSpaces>62222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57</cp:revision>
  <cp:lastPrinted>2005-05-25T02:13:00Z</cp:lastPrinted>
  <dcterms:created xsi:type="dcterms:W3CDTF">2018-04-16T08:33:00Z</dcterms:created>
  <dcterms:modified xsi:type="dcterms:W3CDTF">2018-04-20T13:58:00Z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